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8DE9" w14:textId="77777777" w:rsidR="0037628A" w:rsidRDefault="0037628A" w:rsidP="0037628A">
      <w:pPr>
        <w:pStyle w:val="Title"/>
        <w:jc w:val="right"/>
        <w:rPr>
          <w:lang w:val="en-US"/>
        </w:rPr>
      </w:pPr>
    </w:p>
    <w:p w14:paraId="2F118DEA" w14:textId="77777777" w:rsidR="0037628A" w:rsidRDefault="0037628A" w:rsidP="0037628A">
      <w:pPr>
        <w:rPr>
          <w:lang w:val="en-US"/>
        </w:rPr>
      </w:pPr>
    </w:p>
    <w:p w14:paraId="2F118DEB" w14:textId="77777777" w:rsidR="0037628A" w:rsidRPr="003548A8" w:rsidRDefault="0037628A" w:rsidP="0037628A">
      <w:pPr>
        <w:rPr>
          <w:lang w:val="en-US"/>
        </w:rPr>
      </w:pPr>
    </w:p>
    <w:p w14:paraId="2F118DEC" w14:textId="77777777" w:rsidR="0037628A" w:rsidRDefault="0037628A" w:rsidP="0037628A">
      <w:pPr>
        <w:pStyle w:val="Title"/>
        <w:jc w:val="right"/>
        <w:rPr>
          <w:lang w:val="en-US"/>
        </w:rPr>
      </w:pPr>
    </w:p>
    <w:p w14:paraId="2F118DED" w14:textId="77777777" w:rsidR="0037628A" w:rsidRDefault="0037628A" w:rsidP="0037628A">
      <w:pPr>
        <w:pStyle w:val="Title"/>
        <w:jc w:val="right"/>
        <w:rPr>
          <w:lang w:val="en-US"/>
        </w:rPr>
      </w:pPr>
    </w:p>
    <w:p w14:paraId="2F118DEE" w14:textId="77777777" w:rsidR="0037628A" w:rsidRDefault="0037628A" w:rsidP="0037628A">
      <w:pPr>
        <w:pStyle w:val="Title"/>
        <w:jc w:val="right"/>
        <w:rPr>
          <w:lang w:val="en-US"/>
        </w:rPr>
      </w:pPr>
    </w:p>
    <w:p w14:paraId="2F118DEF" w14:textId="769FCFDB" w:rsidR="003532F6" w:rsidRDefault="003532F6" w:rsidP="003532F6">
      <w:pPr>
        <w:pStyle w:val="Title"/>
        <w:rPr>
          <w:lang w:val="en-US"/>
        </w:rPr>
      </w:pPr>
      <w:r>
        <w:rPr>
          <w:lang w:val="en-US"/>
        </w:rPr>
        <w:t>Architecture design</w:t>
      </w:r>
      <w:r>
        <w:rPr>
          <w:lang w:val="en-US"/>
        </w:rPr>
        <w:br/>
      </w:r>
      <w:r w:rsidR="008469FA" w:rsidRPr="008D7378">
        <w:rPr>
          <w:rFonts w:asciiTheme="majorHAnsi" w:hAnsiTheme="majorHAnsi" w:cstheme="majorHAnsi"/>
          <w:lang w:val="en-US"/>
        </w:rPr>
        <w:t>Private Clinic System</w:t>
      </w:r>
    </w:p>
    <w:p w14:paraId="2F118DF0" w14:textId="77777777" w:rsidR="0037628A" w:rsidRDefault="0037628A" w:rsidP="003532F6">
      <w:pPr>
        <w:pStyle w:val="Title"/>
        <w:rPr>
          <w:lang w:val="en-US"/>
        </w:rPr>
      </w:pPr>
    </w:p>
    <w:p w14:paraId="2F118DF1" w14:textId="77777777" w:rsidR="0037628A" w:rsidRPr="007A1DE8" w:rsidRDefault="0037628A" w:rsidP="0037628A">
      <w:pPr>
        <w:rPr>
          <w:lang w:val="en-US"/>
        </w:rPr>
      </w:pPr>
    </w:p>
    <w:p w14:paraId="2F118DF2" w14:textId="63182A18" w:rsidR="0037628A" w:rsidRPr="007A1DE8" w:rsidRDefault="0037628A" w:rsidP="0037628A">
      <w:pPr>
        <w:jc w:val="right"/>
        <w:rPr>
          <w:rFonts w:ascii="Arial" w:hAnsi="Arial"/>
          <w:sz w:val="34"/>
          <w:szCs w:val="30"/>
          <w:lang w:val="en-US"/>
        </w:rPr>
      </w:pPr>
      <w:r w:rsidRPr="007A1DE8">
        <w:rPr>
          <w:rFonts w:ascii="Arial" w:hAnsi="Arial"/>
          <w:sz w:val="34"/>
          <w:szCs w:val="30"/>
          <w:lang w:val="en-US"/>
        </w:rPr>
        <w:t xml:space="preserve">Version </w:t>
      </w:r>
      <w:r w:rsidR="008727D5">
        <w:rPr>
          <w:rFonts w:asciiTheme="majorHAnsi" w:hAnsiTheme="majorHAnsi" w:cstheme="majorHAnsi"/>
          <w:sz w:val="34"/>
          <w:szCs w:val="34"/>
          <w:lang w:val="en-US"/>
        </w:rPr>
        <w:t>1</w:t>
      </w:r>
      <w:r w:rsidR="008727D5" w:rsidRPr="008D7378">
        <w:rPr>
          <w:rFonts w:asciiTheme="majorHAnsi" w:hAnsiTheme="majorHAnsi" w:cstheme="majorHAnsi"/>
          <w:sz w:val="34"/>
          <w:szCs w:val="34"/>
        </w:rPr>
        <w:t>.1</w:t>
      </w:r>
    </w:p>
    <w:p w14:paraId="2F118DF3" w14:textId="77777777" w:rsidR="0037628A" w:rsidRDefault="0037628A" w:rsidP="0037628A">
      <w:pPr>
        <w:pStyle w:val="Title"/>
        <w:jc w:val="both"/>
        <w:rPr>
          <w:lang w:val="en-US"/>
        </w:rPr>
      </w:pPr>
    </w:p>
    <w:p w14:paraId="2F118DF4" w14:textId="77777777" w:rsidR="0037628A" w:rsidRDefault="0037628A" w:rsidP="0037628A">
      <w:pPr>
        <w:rPr>
          <w:lang w:val="en-US"/>
        </w:rPr>
      </w:pPr>
    </w:p>
    <w:p w14:paraId="2F118DF5" w14:textId="77777777" w:rsidR="0037628A" w:rsidRDefault="0037628A" w:rsidP="0037628A">
      <w:pPr>
        <w:rPr>
          <w:lang w:val="en-US"/>
        </w:rPr>
      </w:pPr>
    </w:p>
    <w:p w14:paraId="2F118DF6" w14:textId="77777777" w:rsidR="0037628A" w:rsidRDefault="0037628A" w:rsidP="0037628A">
      <w:pPr>
        <w:rPr>
          <w:lang w:val="en-US"/>
        </w:rPr>
      </w:pPr>
    </w:p>
    <w:p w14:paraId="2F118DF7" w14:textId="77777777" w:rsidR="0037628A" w:rsidRDefault="0037628A" w:rsidP="0037628A">
      <w:pPr>
        <w:rPr>
          <w:lang w:val="en-US"/>
        </w:rPr>
      </w:pPr>
    </w:p>
    <w:p w14:paraId="2F118DF8" w14:textId="77777777" w:rsidR="0037628A" w:rsidRDefault="0037628A" w:rsidP="0037628A">
      <w:pPr>
        <w:rPr>
          <w:lang w:val="en-US"/>
        </w:rPr>
      </w:pPr>
    </w:p>
    <w:p w14:paraId="2F118DF9" w14:textId="77777777" w:rsidR="0037628A" w:rsidRDefault="0037628A" w:rsidP="0037628A">
      <w:pPr>
        <w:rPr>
          <w:lang w:val="en-US"/>
        </w:rPr>
      </w:pPr>
    </w:p>
    <w:p w14:paraId="2F118DFA" w14:textId="77777777" w:rsidR="003661D0" w:rsidRPr="003548A8" w:rsidRDefault="003661D0" w:rsidP="003661D0">
      <w:pPr>
        <w:jc w:val="center"/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 xml:space="preserve"> Students</w:t>
      </w:r>
      <w:r w:rsidRPr="003548A8">
        <w:rPr>
          <w:rFonts w:ascii="Arial" w:hAnsi="Arial" w:cs="Arial"/>
          <w:sz w:val="30"/>
          <w:szCs w:val="30"/>
          <w:lang w:val="en-US"/>
        </w:rPr>
        <w:t>:</w:t>
      </w:r>
    </w:p>
    <w:p w14:paraId="657C7589" w14:textId="77777777" w:rsidR="005F378C" w:rsidRPr="008D7378" w:rsidRDefault="005F378C" w:rsidP="005F378C">
      <w:pPr>
        <w:jc w:val="center"/>
        <w:rPr>
          <w:rFonts w:asciiTheme="majorHAnsi" w:hAnsiTheme="majorHAnsi" w:cstheme="majorHAnsi"/>
          <w:sz w:val="30"/>
          <w:szCs w:val="30"/>
          <w:lang w:val="en-US"/>
        </w:rPr>
      </w:pPr>
      <w:r w:rsidRPr="008D7378">
        <w:rPr>
          <w:rFonts w:asciiTheme="majorHAnsi" w:hAnsiTheme="majorHAnsi" w:cstheme="majorHAnsi"/>
          <w:sz w:val="30"/>
          <w:szCs w:val="30"/>
          <w:lang w:val="en-US"/>
        </w:rPr>
        <w:t>23521476 – Đặng Phú Thiện</w:t>
      </w:r>
    </w:p>
    <w:p w14:paraId="72B5E993" w14:textId="77777777" w:rsidR="005F378C" w:rsidRPr="008D7378" w:rsidRDefault="005F378C" w:rsidP="005F378C">
      <w:pPr>
        <w:jc w:val="center"/>
        <w:rPr>
          <w:rFonts w:asciiTheme="majorHAnsi" w:hAnsiTheme="majorHAnsi" w:cstheme="majorHAnsi"/>
          <w:sz w:val="30"/>
          <w:szCs w:val="30"/>
          <w:lang w:val="en-US"/>
        </w:rPr>
      </w:pPr>
      <w:r w:rsidRPr="008D7378">
        <w:rPr>
          <w:rFonts w:asciiTheme="majorHAnsi" w:hAnsiTheme="majorHAnsi" w:cstheme="majorHAnsi"/>
          <w:sz w:val="30"/>
          <w:szCs w:val="30"/>
          <w:lang w:val="en-US"/>
        </w:rPr>
        <w:t>23520952 – Phan Lê Minh</w:t>
      </w:r>
    </w:p>
    <w:p w14:paraId="47CEA051" w14:textId="77777777" w:rsidR="005F378C" w:rsidRPr="008D7378" w:rsidRDefault="005F378C" w:rsidP="005F378C">
      <w:pPr>
        <w:jc w:val="center"/>
        <w:rPr>
          <w:rFonts w:asciiTheme="majorHAnsi" w:hAnsiTheme="majorHAnsi" w:cstheme="majorHAnsi"/>
          <w:sz w:val="30"/>
          <w:szCs w:val="30"/>
          <w:lang w:val="en-US"/>
        </w:rPr>
      </w:pPr>
      <w:r w:rsidRPr="008D7378">
        <w:rPr>
          <w:rFonts w:asciiTheme="majorHAnsi" w:hAnsiTheme="majorHAnsi" w:cstheme="majorHAnsi"/>
          <w:sz w:val="30"/>
          <w:szCs w:val="30"/>
          <w:lang w:val="en-US"/>
        </w:rPr>
        <w:t>23520658 – Bùi Thị Phương Huyền</w:t>
      </w:r>
    </w:p>
    <w:p w14:paraId="2F118DFC" w14:textId="5CE91D43" w:rsidR="003661D0" w:rsidRDefault="005F378C" w:rsidP="005F378C">
      <w:pPr>
        <w:jc w:val="center"/>
        <w:rPr>
          <w:rFonts w:ascii="Arial" w:hAnsi="Arial" w:cs="Arial"/>
          <w:color w:val="0000FF"/>
          <w:sz w:val="30"/>
          <w:szCs w:val="30"/>
          <w:lang w:val="en-US"/>
        </w:rPr>
      </w:pPr>
      <w:r w:rsidRPr="008D7378">
        <w:rPr>
          <w:rFonts w:asciiTheme="majorHAnsi" w:hAnsiTheme="majorHAnsi" w:cstheme="majorHAnsi"/>
          <w:sz w:val="30"/>
          <w:szCs w:val="30"/>
          <w:lang w:val="en-US"/>
        </w:rPr>
        <w:t>22520128 – Đặng Lê Bình</w:t>
      </w:r>
    </w:p>
    <w:p w14:paraId="2F118DFD" w14:textId="77777777" w:rsidR="0037628A" w:rsidRPr="003548A8" w:rsidRDefault="0037628A" w:rsidP="0037628A">
      <w:pPr>
        <w:jc w:val="center"/>
        <w:rPr>
          <w:sz w:val="30"/>
          <w:szCs w:val="30"/>
          <w:lang w:val="en-US"/>
        </w:rPr>
        <w:sectPr w:rsidR="0037628A" w:rsidRPr="003548A8" w:rsidSect="00F06FF3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26"/>
        </w:sectPr>
      </w:pPr>
    </w:p>
    <w:p w14:paraId="2F118DFE" w14:textId="77777777" w:rsidR="003661D0" w:rsidRDefault="003661D0" w:rsidP="003661D0">
      <w:pPr>
        <w:jc w:val="center"/>
        <w:rPr>
          <w:rFonts w:ascii="Arial" w:eastAsia="SimSun" w:hAnsi="Arial"/>
          <w:b/>
          <w:sz w:val="36"/>
          <w:lang w:val="en-US"/>
        </w:rPr>
      </w:pPr>
      <w:r w:rsidRPr="00C841D2">
        <w:rPr>
          <w:rFonts w:ascii="Arial" w:eastAsia="SimSun" w:hAnsi="Arial"/>
          <w:b/>
          <w:sz w:val="36"/>
          <w:lang w:val="en-US"/>
        </w:rPr>
        <w:lastRenderedPageBreak/>
        <w:t>Document change record sheet</w:t>
      </w:r>
    </w:p>
    <w:p w14:paraId="2F118DFF" w14:textId="77777777" w:rsidR="003661D0" w:rsidRPr="007A1DE8" w:rsidRDefault="003661D0" w:rsidP="003661D0">
      <w:pPr>
        <w:jc w:val="both"/>
        <w:rPr>
          <w:rFonts w:eastAsia="SimSun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1363"/>
        <w:gridCol w:w="3744"/>
        <w:gridCol w:w="2304"/>
      </w:tblGrid>
      <w:tr w:rsidR="003661D0" w:rsidRPr="007A1DE8" w14:paraId="2F118E04" w14:textId="77777777" w:rsidTr="002261C5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0" w14:textId="77777777" w:rsidR="003661D0" w:rsidRPr="007A1DE8" w:rsidRDefault="003661D0" w:rsidP="002261C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Date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1" w14:textId="77777777" w:rsidR="003661D0" w:rsidRPr="007A1DE8" w:rsidRDefault="003661D0" w:rsidP="002261C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Version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2" w14:textId="77777777" w:rsidR="003661D0" w:rsidRPr="007A1DE8" w:rsidRDefault="003661D0" w:rsidP="002261C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Description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3" w14:textId="77777777" w:rsidR="003661D0" w:rsidRPr="007A1DE8" w:rsidRDefault="003661D0" w:rsidP="002261C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Authors</w:t>
            </w:r>
          </w:p>
        </w:tc>
      </w:tr>
      <w:tr w:rsidR="003661D0" w:rsidRPr="000C0CA8" w14:paraId="2F118E09" w14:textId="77777777" w:rsidTr="002261C5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5" w14:textId="59159B38" w:rsidR="003661D0" w:rsidRPr="003548A8" w:rsidRDefault="006B2F38" w:rsidP="002261C5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08/11/2025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6" w14:textId="5925475C" w:rsidR="003661D0" w:rsidRPr="003548A8" w:rsidRDefault="006B2F38" w:rsidP="002261C5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7" w14:textId="77777777" w:rsidR="003661D0" w:rsidRPr="0037628A" w:rsidRDefault="003661D0" w:rsidP="002261C5">
            <w:pPr>
              <w:keepLines/>
              <w:spacing w:after="120"/>
              <w:jc w:val="both"/>
              <w:rPr>
                <w:rFonts w:eastAsia="SimSun"/>
                <w:color w:val="0000FF"/>
                <w:lang w:val="en-US"/>
              </w:rPr>
            </w:pPr>
            <w:r w:rsidRPr="0037628A">
              <w:rPr>
                <w:rFonts w:eastAsia="SimSun"/>
                <w:color w:val="0000FF"/>
                <w:lang w:val="en-US"/>
              </w:rPr>
              <w:t>……………………………………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8" w14:textId="77777777" w:rsidR="003661D0" w:rsidRPr="003548A8" w:rsidRDefault="003661D0" w:rsidP="002261C5">
            <w:pPr>
              <w:keepLines/>
              <w:spacing w:after="120"/>
              <w:jc w:val="both"/>
              <w:rPr>
                <w:rFonts w:eastAsia="SimSun"/>
                <w:color w:val="0000FF"/>
                <w:lang w:val="en-US"/>
              </w:rPr>
            </w:pPr>
            <w:r w:rsidRPr="003548A8">
              <w:rPr>
                <w:rFonts w:eastAsia="SimSun"/>
                <w:color w:val="0000FF"/>
                <w:lang w:val="en-US"/>
              </w:rPr>
              <w:t>……………………..</w:t>
            </w:r>
          </w:p>
        </w:tc>
      </w:tr>
      <w:tr w:rsidR="003661D0" w:rsidRPr="007A1DE8" w14:paraId="2F118E0E" w14:textId="77777777" w:rsidTr="002261C5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A" w14:textId="77777777" w:rsidR="003661D0" w:rsidRPr="007A1DE8" w:rsidRDefault="003661D0" w:rsidP="002261C5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B" w14:textId="77777777" w:rsidR="003661D0" w:rsidRPr="007A1DE8" w:rsidRDefault="003661D0" w:rsidP="002261C5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C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D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3661D0" w:rsidRPr="007A1DE8" w14:paraId="2F118E13" w14:textId="77777777" w:rsidTr="002261C5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0F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10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11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12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3661D0" w:rsidRPr="007A1DE8" w14:paraId="2F118E18" w14:textId="77777777" w:rsidTr="002261C5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14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15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16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8E17" w14:textId="77777777" w:rsidR="003661D0" w:rsidRPr="007A1DE8" w:rsidRDefault="003661D0" w:rsidP="002261C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</w:tbl>
    <w:p w14:paraId="2F118E19" w14:textId="77777777" w:rsidR="007A1DE8" w:rsidRDefault="007A1DE8">
      <w:pPr>
        <w:pStyle w:val="Title"/>
        <w:jc w:val="both"/>
        <w:rPr>
          <w:lang w:val="en-US"/>
        </w:rPr>
      </w:pPr>
    </w:p>
    <w:p w14:paraId="2F118E1A" w14:textId="77777777" w:rsidR="005E2817" w:rsidRDefault="007A1DE8" w:rsidP="005E2817">
      <w:pPr>
        <w:pStyle w:val="Title"/>
        <w:rPr>
          <w:lang w:val="en-US"/>
        </w:rPr>
      </w:pPr>
      <w:r>
        <w:br w:type="page"/>
      </w:r>
      <w:r w:rsidR="003661D0" w:rsidRPr="003661D0">
        <w:rPr>
          <w:lang w:val="en-US"/>
        </w:rPr>
        <w:lastRenderedPageBreak/>
        <w:t>Table of contents</w:t>
      </w:r>
    </w:p>
    <w:p w14:paraId="2F118E1B" w14:textId="77777777" w:rsidR="004F1A4F" w:rsidRPr="004F1A4F" w:rsidRDefault="004F1A4F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2530059" w:history="1">
        <w:r w:rsidRPr="00000516">
          <w:rPr>
            <w:rStyle w:val="Hyperlink"/>
            <w:noProof/>
            <w:lang w:val="en-US"/>
          </w:rPr>
          <w:t>1.</w:t>
        </w:r>
        <w:r w:rsidRPr="004F1A4F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000516">
          <w:rPr>
            <w:rStyle w:val="Hyperlink"/>
            <w:noProof/>
            <w:lang w:val="en-US"/>
          </w:rPr>
          <w:t>Architecture of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_Toc122530059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118E1C" w14:textId="77777777" w:rsidR="004F1A4F" w:rsidRPr="004F1A4F" w:rsidRDefault="004F1A4F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val="en-US"/>
        </w:rPr>
      </w:pPr>
      <w:hyperlink w:anchor="_Toc122530060" w:history="1">
        <w:r w:rsidRPr="00000516">
          <w:rPr>
            <w:rStyle w:val="Hyperlink"/>
            <w:noProof/>
          </w:rPr>
          <w:t>2.</w:t>
        </w:r>
        <w:r w:rsidRPr="004F1A4F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000516">
          <w:rPr>
            <w:rStyle w:val="Hyperlink"/>
            <w:noProof/>
            <w:lang w:val="en-US"/>
          </w:rPr>
          <w:t>Detailed description of each component in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_Toc122530060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118E1D" w14:textId="77777777" w:rsidR="004F1A4F" w:rsidRDefault="004F1A4F">
      <w:r>
        <w:rPr>
          <w:b/>
          <w:bCs/>
          <w:noProof/>
        </w:rPr>
        <w:fldChar w:fldCharType="end"/>
      </w:r>
    </w:p>
    <w:p w14:paraId="2F118E1E" w14:textId="77777777" w:rsidR="005E2817" w:rsidRDefault="005E2817" w:rsidP="005E2817">
      <w:pPr>
        <w:pStyle w:val="BodyText"/>
        <w:rPr>
          <w:lang w:val="en-US"/>
        </w:rPr>
      </w:pPr>
    </w:p>
    <w:p w14:paraId="2F118E1F" w14:textId="77777777" w:rsidR="00FD06E2" w:rsidRDefault="005E2817" w:rsidP="00FD06E2">
      <w:pPr>
        <w:pStyle w:val="Heading1"/>
        <w:rPr>
          <w:lang w:val="en-US"/>
        </w:rPr>
      </w:pPr>
      <w:r>
        <w:br w:type="page"/>
      </w:r>
      <w:bookmarkStart w:id="0" w:name="_Toc122530059"/>
      <w:r w:rsidR="00F460A6">
        <w:rPr>
          <w:lang w:val="en-US"/>
        </w:rPr>
        <w:lastRenderedPageBreak/>
        <w:t>Architecture of the system</w:t>
      </w:r>
      <w:bookmarkEnd w:id="0"/>
    </w:p>
    <w:p w14:paraId="0FEF72E0" w14:textId="5B513838" w:rsidR="1A62C2F1" w:rsidRPr="00105906" w:rsidRDefault="689080ED" w:rsidP="00105906">
      <w:pPr>
        <w:spacing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7DE3D67" wp14:editId="4FED979A">
            <wp:extent cx="5943600" cy="4554855"/>
            <wp:effectExtent l="0" t="0" r="0" b="0"/>
            <wp:docPr id="333016874" name="Picture 1" descr="A diagram of a comput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6874" name="Picture 1" descr="A diagram of a computer serv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C98F67">
        <w:rPr>
          <w:noProof/>
        </w:rPr>
        <w:lastRenderedPageBreak/>
        <w:drawing>
          <wp:inline distT="0" distB="0" distL="0" distR="0" wp14:anchorId="26AC3FB1" wp14:editId="4A9ADD21">
            <wp:extent cx="5340468" cy="8522898"/>
            <wp:effectExtent l="0" t="0" r="0" b="0"/>
            <wp:docPr id="1209561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10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916" cy="854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1"/>
        <w:gridCol w:w="6179"/>
      </w:tblGrid>
      <w:tr w:rsidR="008846F1" w:rsidRPr="00800148" w14:paraId="2F118E27" w14:textId="77777777" w:rsidTr="00800148">
        <w:tc>
          <w:tcPr>
            <w:tcW w:w="3001" w:type="dxa"/>
          </w:tcPr>
          <w:p w14:paraId="2F118E25" w14:textId="77777777" w:rsidR="008846F1" w:rsidRPr="00521722" w:rsidRDefault="00521722" w:rsidP="00800148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lastRenderedPageBreak/>
              <w:t>Component</w:t>
            </w:r>
          </w:p>
        </w:tc>
        <w:tc>
          <w:tcPr>
            <w:tcW w:w="6179" w:type="dxa"/>
          </w:tcPr>
          <w:p w14:paraId="2F118E26" w14:textId="77777777" w:rsidR="008846F1" w:rsidRPr="00521722" w:rsidRDefault="00521722" w:rsidP="00800148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8846F1" w:rsidRPr="00800148" w14:paraId="2F118E2A" w14:textId="77777777" w:rsidTr="00800148">
        <w:tc>
          <w:tcPr>
            <w:tcW w:w="3001" w:type="dxa"/>
          </w:tcPr>
          <w:p w14:paraId="2F118E28" w14:textId="7E94D671" w:rsidR="008846F1" w:rsidRPr="00254358" w:rsidRDefault="00254358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Web browser</w:t>
            </w:r>
          </w:p>
        </w:tc>
        <w:tc>
          <w:tcPr>
            <w:tcW w:w="6179" w:type="dxa"/>
          </w:tcPr>
          <w:p w14:paraId="2F118E29" w14:textId="77777777" w:rsidR="008846F1" w:rsidRPr="00800148" w:rsidRDefault="008846F1" w:rsidP="002B1900">
            <w:pPr>
              <w:rPr>
                <w:color w:val="0000FF"/>
                <w:szCs w:val="26"/>
              </w:rPr>
            </w:pPr>
            <w:r w:rsidRPr="00800148">
              <w:rPr>
                <w:color w:val="0000FF"/>
                <w:szCs w:val="26"/>
              </w:rPr>
              <w:t>Client</w:t>
            </w:r>
          </w:p>
        </w:tc>
      </w:tr>
      <w:tr w:rsidR="008846F1" w:rsidRPr="00800148" w14:paraId="2F118E2D" w14:textId="77777777" w:rsidTr="00800148">
        <w:tc>
          <w:tcPr>
            <w:tcW w:w="3001" w:type="dxa"/>
          </w:tcPr>
          <w:p w14:paraId="2F118E2B" w14:textId="4981DB0A" w:rsidR="008846F1" w:rsidRPr="000D1860" w:rsidRDefault="00D91175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Clinic (BE)</w:t>
            </w:r>
          </w:p>
        </w:tc>
        <w:tc>
          <w:tcPr>
            <w:tcW w:w="6179" w:type="dxa"/>
          </w:tcPr>
          <w:p w14:paraId="2F118E2C" w14:textId="5BFAC7DF" w:rsidR="008846F1" w:rsidRPr="00176899" w:rsidRDefault="00176899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Application Server</w:t>
            </w:r>
          </w:p>
        </w:tc>
      </w:tr>
      <w:tr w:rsidR="008846F1" w:rsidRPr="00800148" w14:paraId="2F118E30" w14:textId="77777777" w:rsidTr="00800148">
        <w:tc>
          <w:tcPr>
            <w:tcW w:w="3001" w:type="dxa"/>
          </w:tcPr>
          <w:p w14:paraId="2F118E2E" w14:textId="11238897" w:rsidR="008846F1" w:rsidRPr="009224D8" w:rsidRDefault="009224D8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Web API</w:t>
            </w:r>
          </w:p>
        </w:tc>
        <w:tc>
          <w:tcPr>
            <w:tcW w:w="6179" w:type="dxa"/>
          </w:tcPr>
          <w:p w14:paraId="2F118E2F" w14:textId="4F368E81" w:rsidR="008846F1" w:rsidRPr="00CF3625" w:rsidRDefault="00352507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Controller</w:t>
            </w:r>
          </w:p>
        </w:tc>
      </w:tr>
      <w:tr w:rsidR="008846F1" w:rsidRPr="00800148" w14:paraId="2F118E33" w14:textId="77777777" w:rsidTr="00800148">
        <w:tc>
          <w:tcPr>
            <w:tcW w:w="3001" w:type="dxa"/>
          </w:tcPr>
          <w:p w14:paraId="2F118E31" w14:textId="3A1DF29E" w:rsidR="008846F1" w:rsidRPr="0054707E" w:rsidRDefault="0054707E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Security</w:t>
            </w:r>
          </w:p>
        </w:tc>
        <w:tc>
          <w:tcPr>
            <w:tcW w:w="6179" w:type="dxa"/>
          </w:tcPr>
          <w:p w14:paraId="2F118E32" w14:textId="6C8C0F43" w:rsidR="008846F1" w:rsidRPr="00800148" w:rsidRDefault="00F3736B" w:rsidP="002B1900">
            <w:pPr>
              <w:rPr>
                <w:color w:val="0000FF"/>
                <w:szCs w:val="26"/>
              </w:rPr>
            </w:pPr>
            <w:r w:rsidRPr="00F3736B">
              <w:rPr>
                <w:color w:val="0000FF"/>
                <w:szCs w:val="26"/>
              </w:rPr>
              <w:t xml:space="preserve">JWT </w:t>
            </w:r>
            <w:r w:rsidR="00B33C53">
              <w:rPr>
                <w:color w:val="0000FF"/>
                <w:szCs w:val="26"/>
              </w:rPr>
              <w:t>Authentication</w:t>
            </w:r>
          </w:p>
        </w:tc>
      </w:tr>
      <w:tr w:rsidR="00B33C53" w:rsidRPr="00800148" w14:paraId="556BFD9F" w14:textId="77777777" w:rsidTr="00800148">
        <w:tc>
          <w:tcPr>
            <w:tcW w:w="3001" w:type="dxa"/>
          </w:tcPr>
          <w:p w14:paraId="2FDACB6D" w14:textId="6F718ED3" w:rsidR="00B33C53" w:rsidRDefault="00ED7B14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Services</w:t>
            </w:r>
          </w:p>
        </w:tc>
        <w:tc>
          <w:tcPr>
            <w:tcW w:w="6179" w:type="dxa"/>
          </w:tcPr>
          <w:p w14:paraId="77BAD435" w14:textId="795AEF06" w:rsidR="00B33C53" w:rsidRPr="001817A4" w:rsidRDefault="001817A4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Business Logic</w:t>
            </w:r>
          </w:p>
        </w:tc>
      </w:tr>
      <w:tr w:rsidR="001817A4" w:rsidRPr="00800148" w14:paraId="49F9A81A" w14:textId="77777777" w:rsidTr="00800148">
        <w:tc>
          <w:tcPr>
            <w:tcW w:w="3001" w:type="dxa"/>
          </w:tcPr>
          <w:p w14:paraId="6AEB2DD5" w14:textId="3BAD9AD7" w:rsidR="001817A4" w:rsidRDefault="00784B8F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Repositories</w:t>
            </w:r>
          </w:p>
        </w:tc>
        <w:tc>
          <w:tcPr>
            <w:tcW w:w="6179" w:type="dxa"/>
          </w:tcPr>
          <w:p w14:paraId="5B4A3C56" w14:textId="48212B3F" w:rsidR="001817A4" w:rsidRDefault="00784B8F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Data</w:t>
            </w:r>
            <w:r w:rsidR="00D278C1">
              <w:rPr>
                <w:color w:val="0000FF"/>
                <w:szCs w:val="26"/>
                <w:lang w:val="en-US"/>
              </w:rPr>
              <w:t xml:space="preserve"> Access</w:t>
            </w:r>
          </w:p>
        </w:tc>
      </w:tr>
      <w:tr w:rsidR="00D278C1" w:rsidRPr="00800148" w14:paraId="29CA5038" w14:textId="77777777" w:rsidTr="00800148">
        <w:tc>
          <w:tcPr>
            <w:tcW w:w="3001" w:type="dxa"/>
          </w:tcPr>
          <w:p w14:paraId="52CB2B90" w14:textId="55EE5805" w:rsidR="00D278C1" w:rsidRDefault="008A7187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Image Anal</w:t>
            </w:r>
            <w:r w:rsidR="00764B49">
              <w:rPr>
                <w:color w:val="0000FF"/>
                <w:szCs w:val="26"/>
                <w:lang w:val="en-US"/>
              </w:rPr>
              <w:t>ysis API</w:t>
            </w:r>
          </w:p>
        </w:tc>
        <w:tc>
          <w:tcPr>
            <w:tcW w:w="6179" w:type="dxa"/>
          </w:tcPr>
          <w:p w14:paraId="575317F1" w14:textId="5AA64A27" w:rsidR="00D278C1" w:rsidRDefault="008F7FCD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Recommendation Server</w:t>
            </w:r>
          </w:p>
        </w:tc>
      </w:tr>
      <w:tr w:rsidR="00EE3BF4" w:rsidRPr="00800148" w14:paraId="738170C5" w14:textId="77777777" w:rsidTr="00800148">
        <w:tc>
          <w:tcPr>
            <w:tcW w:w="3001" w:type="dxa"/>
          </w:tcPr>
          <w:p w14:paraId="6A2BDB15" w14:textId="1F77E3F3" w:rsidR="00EE3BF4" w:rsidRDefault="00EE3BF4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Aiven MySQL Database</w:t>
            </w:r>
          </w:p>
        </w:tc>
        <w:tc>
          <w:tcPr>
            <w:tcW w:w="6179" w:type="dxa"/>
          </w:tcPr>
          <w:p w14:paraId="2F80992F" w14:textId="2BE10EBF" w:rsidR="00EE3BF4" w:rsidRDefault="00EE3BF4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Database Manag</w:t>
            </w:r>
            <w:r w:rsidR="006C4F0D">
              <w:rPr>
                <w:color w:val="0000FF"/>
                <w:szCs w:val="26"/>
                <w:lang w:val="en-US"/>
              </w:rPr>
              <w:t>emnet</w:t>
            </w:r>
          </w:p>
        </w:tc>
      </w:tr>
    </w:tbl>
    <w:p w14:paraId="290A8942" w14:textId="47D8E759" w:rsidR="00377157" w:rsidRPr="00377157" w:rsidRDefault="008846F1" w:rsidP="0087209E">
      <w:pPr>
        <w:rPr>
          <w:lang w:val="en-US"/>
        </w:rPr>
      </w:pPr>
      <w:r>
        <w:br w:type="page"/>
      </w:r>
      <w:bookmarkStart w:id="1" w:name="_Toc122530060"/>
    </w:p>
    <w:p w14:paraId="39841032" w14:textId="77777777" w:rsidR="00377157" w:rsidRDefault="00377157" w:rsidP="0087209E">
      <w:pPr>
        <w:rPr>
          <w:lang w:val="en-US"/>
        </w:rPr>
      </w:pPr>
    </w:p>
    <w:p w14:paraId="0DB8D86C" w14:textId="67300D88" w:rsidR="00D437EC" w:rsidRPr="00A3503D" w:rsidRDefault="004E4678" w:rsidP="00377157">
      <w:pPr>
        <w:pStyle w:val="Heading1"/>
        <w:rPr>
          <w:ins w:id="2" w:author="Microsoft Word" w:date="2025-11-05T09:45:00Z" w16du:dateUtc="2025-11-05T02:45:00Z"/>
        </w:rPr>
      </w:pPr>
      <w:r w:rsidRPr="00001FD7">
        <w:rPr>
          <w:lang w:val="en-US"/>
        </w:rPr>
        <w:t>Detailed</w:t>
      </w:r>
      <w:r w:rsidRPr="004E4678">
        <w:rPr>
          <w:lang w:val="en-US"/>
        </w:rPr>
        <w:t xml:space="preserve"> description of each component in the system</w:t>
      </w:r>
      <w:bookmarkEnd w:id="1"/>
    </w:p>
    <w:p w14:paraId="04818920" w14:textId="4AC7597A" w:rsidR="005F38AF" w:rsidRDefault="005F38AF" w:rsidP="00042EDB">
      <w:pPr>
        <w:spacing w:line="360" w:lineRule="auto"/>
        <w:rPr>
          <w:i/>
          <w:color w:val="0000FF"/>
        </w:rPr>
      </w:pPr>
      <w:r w:rsidRPr="005F38AF">
        <w:rPr>
          <w:i/>
          <w:noProof/>
          <w:color w:val="0000FF"/>
          <w:lang w:val="en-US"/>
        </w:rPr>
        <w:drawing>
          <wp:inline distT="0" distB="0" distL="0" distR="0" wp14:anchorId="5CC07D74" wp14:editId="128C083A">
            <wp:extent cx="5943600" cy="2155825"/>
            <wp:effectExtent l="0" t="0" r="0" b="0"/>
            <wp:docPr id="529162075" name="Picture 1" descr="A diagram of a web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62075" name="Picture 1" descr="A diagram of a web brows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80"/>
        <w:gridCol w:w="6370"/>
      </w:tblGrid>
      <w:tr w:rsidR="00EF6F1C" w:rsidRPr="00800148" w14:paraId="785A49BF" w14:textId="77777777" w:rsidTr="00840FBD">
        <w:tc>
          <w:tcPr>
            <w:tcW w:w="2980" w:type="dxa"/>
          </w:tcPr>
          <w:p w14:paraId="0023DD8E" w14:textId="77777777" w:rsidR="00EF6F1C" w:rsidRPr="00800148" w:rsidRDefault="00EF6F1C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Class name</w:t>
            </w:r>
          </w:p>
        </w:tc>
        <w:tc>
          <w:tcPr>
            <w:tcW w:w="6370" w:type="dxa"/>
          </w:tcPr>
          <w:p w14:paraId="7AF73286" w14:textId="77777777" w:rsidR="00EF6F1C" w:rsidRPr="000921AE" w:rsidRDefault="00EF6F1C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EF6F1C" w:rsidRPr="00800148" w14:paraId="3062BE4B" w14:textId="77777777" w:rsidTr="00840FBD">
        <w:tc>
          <w:tcPr>
            <w:tcW w:w="2980" w:type="dxa"/>
          </w:tcPr>
          <w:p w14:paraId="3ACC1168" w14:textId="79E2201B" w:rsidR="00EF6F1C" w:rsidRPr="00800148" w:rsidRDefault="00D5274C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HTMLRenderer</w:t>
            </w:r>
          </w:p>
        </w:tc>
        <w:tc>
          <w:tcPr>
            <w:tcW w:w="6370" w:type="dxa"/>
          </w:tcPr>
          <w:p w14:paraId="41C4A7B6" w14:textId="204E77C2" w:rsidR="00EF6F1C" w:rsidRPr="00117949" w:rsidRDefault="00D5274C">
            <w:pPr>
              <w:rPr>
                <w:color w:val="0000FF"/>
                <w:szCs w:val="26"/>
                <w:lang w:val="en-US"/>
              </w:rPr>
            </w:pPr>
            <w:r w:rsidRPr="00D5274C">
              <w:rPr>
                <w:color w:val="0000FF"/>
                <w:szCs w:val="26"/>
                <w:lang w:val="en-US"/>
              </w:rPr>
              <w:t>HTML/CSS display</w:t>
            </w:r>
          </w:p>
        </w:tc>
      </w:tr>
      <w:tr w:rsidR="00EF6F1C" w:rsidRPr="00800148" w14:paraId="0D38A81F" w14:textId="77777777" w:rsidTr="00840FBD">
        <w:tc>
          <w:tcPr>
            <w:tcW w:w="2980" w:type="dxa"/>
          </w:tcPr>
          <w:p w14:paraId="572B2088" w14:textId="711950F0" w:rsidR="00EF6F1C" w:rsidRPr="00800148" w:rsidRDefault="00AB67B9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JavaScriptEngine</w:t>
            </w:r>
          </w:p>
        </w:tc>
        <w:tc>
          <w:tcPr>
            <w:tcW w:w="6370" w:type="dxa"/>
          </w:tcPr>
          <w:p w14:paraId="2C8BE0B7" w14:textId="7ED7133A" w:rsidR="00EF6F1C" w:rsidRPr="00117949" w:rsidRDefault="00AB67B9">
            <w:pPr>
              <w:rPr>
                <w:color w:val="0000FF"/>
                <w:szCs w:val="26"/>
                <w:lang w:val="en-US"/>
              </w:rPr>
            </w:pPr>
            <w:r w:rsidRPr="00AB67B9">
              <w:rPr>
                <w:color w:val="0000FF"/>
                <w:szCs w:val="26"/>
                <w:lang w:val="en-US"/>
              </w:rPr>
              <w:t>Processing and executing JavaScript code</w:t>
            </w:r>
          </w:p>
        </w:tc>
      </w:tr>
      <w:tr w:rsidR="00EF6F1C" w:rsidRPr="00800148" w14:paraId="16F61012" w14:textId="77777777" w:rsidTr="00840FBD">
        <w:tc>
          <w:tcPr>
            <w:tcW w:w="2980" w:type="dxa"/>
          </w:tcPr>
          <w:p w14:paraId="5196665B" w14:textId="61F4293E" w:rsidR="00EF6F1C" w:rsidRPr="00800148" w:rsidRDefault="00AB67B9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NetworkClient</w:t>
            </w:r>
          </w:p>
        </w:tc>
        <w:tc>
          <w:tcPr>
            <w:tcW w:w="6370" w:type="dxa"/>
          </w:tcPr>
          <w:p w14:paraId="11E19AA3" w14:textId="35B481D9" w:rsidR="00EF6F1C" w:rsidRPr="00800148" w:rsidRDefault="00840FBD">
            <w:pPr>
              <w:rPr>
                <w:color w:val="0000FF"/>
                <w:szCs w:val="26"/>
              </w:rPr>
            </w:pPr>
            <w:r w:rsidRPr="00840FBD">
              <w:rPr>
                <w:color w:val="0000FF"/>
                <w:szCs w:val="26"/>
                <w:lang w:val="en-US"/>
              </w:rPr>
              <w:t>Send/receive HTTPS requests</w:t>
            </w:r>
          </w:p>
        </w:tc>
      </w:tr>
      <w:tr w:rsidR="00EF6F1C" w:rsidRPr="00800148" w14:paraId="4809EA1C" w14:textId="77777777" w:rsidTr="00840FBD">
        <w:tc>
          <w:tcPr>
            <w:tcW w:w="2980" w:type="dxa"/>
          </w:tcPr>
          <w:p w14:paraId="78D3467F" w14:textId="7D17078C" w:rsidR="00EF6F1C" w:rsidRPr="00800148" w:rsidRDefault="00840FBD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LocalStorageManager</w:t>
            </w:r>
          </w:p>
        </w:tc>
        <w:tc>
          <w:tcPr>
            <w:tcW w:w="6370" w:type="dxa"/>
          </w:tcPr>
          <w:p w14:paraId="5C446CAC" w14:textId="74F8FF7E" w:rsidR="00EF6F1C" w:rsidRPr="002136E5" w:rsidRDefault="000747D8">
            <w:pPr>
              <w:rPr>
                <w:color w:val="0000FF"/>
                <w:szCs w:val="26"/>
                <w:lang w:val="en-US"/>
              </w:rPr>
            </w:pPr>
            <w:r w:rsidRPr="000747D8">
              <w:rPr>
                <w:color w:val="0000FF"/>
                <w:szCs w:val="26"/>
                <w:lang w:val="en-US"/>
              </w:rPr>
              <w:t>Store session/token locally</w:t>
            </w:r>
          </w:p>
        </w:tc>
      </w:tr>
    </w:tbl>
    <w:p w14:paraId="36B6067E" w14:textId="77777777" w:rsidR="00EF6F1C" w:rsidRPr="00EF6F1C" w:rsidRDefault="00EF6F1C" w:rsidP="00042EDB">
      <w:pPr>
        <w:spacing w:line="360" w:lineRule="auto"/>
        <w:rPr>
          <w:i/>
          <w:color w:val="0000FF"/>
        </w:rPr>
      </w:pPr>
    </w:p>
    <w:p w14:paraId="0A5CB43B" w14:textId="77777777" w:rsidR="005F38AF" w:rsidRDefault="005F38AF" w:rsidP="00042EDB">
      <w:pPr>
        <w:spacing w:line="360" w:lineRule="auto"/>
        <w:rPr>
          <w:i/>
          <w:color w:val="0000FF"/>
          <w:lang w:val="en-US"/>
        </w:rPr>
      </w:pPr>
    </w:p>
    <w:p w14:paraId="0E5123F7" w14:textId="165FE0B8" w:rsidR="00D97F83" w:rsidRDefault="00074FE4" w:rsidP="00042EDB">
      <w:pPr>
        <w:spacing w:line="360" w:lineRule="auto"/>
        <w:rPr>
          <w:i/>
          <w:color w:val="0000FF"/>
        </w:rPr>
      </w:pPr>
      <w:r w:rsidRPr="00074FE4">
        <w:rPr>
          <w:i/>
          <w:noProof/>
          <w:color w:val="0000FF"/>
        </w:rPr>
        <w:drawing>
          <wp:inline distT="0" distB="0" distL="0" distR="0" wp14:anchorId="773CB54D" wp14:editId="11400417">
            <wp:extent cx="5943600" cy="2198370"/>
            <wp:effectExtent l="0" t="0" r="0" b="0"/>
            <wp:docPr id="97207656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76560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80"/>
        <w:gridCol w:w="6370"/>
      </w:tblGrid>
      <w:tr w:rsidR="000747D8" w:rsidRPr="00800148" w14:paraId="370FF197" w14:textId="77777777">
        <w:tc>
          <w:tcPr>
            <w:tcW w:w="2980" w:type="dxa"/>
          </w:tcPr>
          <w:p w14:paraId="250F9FB8" w14:textId="77777777" w:rsidR="000747D8" w:rsidRPr="00800148" w:rsidRDefault="000747D8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Class name</w:t>
            </w:r>
          </w:p>
        </w:tc>
        <w:tc>
          <w:tcPr>
            <w:tcW w:w="6370" w:type="dxa"/>
          </w:tcPr>
          <w:p w14:paraId="636F11EF" w14:textId="77777777" w:rsidR="000747D8" w:rsidRPr="000921AE" w:rsidRDefault="000747D8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0747D8" w:rsidRPr="00800148" w14:paraId="783BA826" w14:textId="77777777">
        <w:tc>
          <w:tcPr>
            <w:tcW w:w="2980" w:type="dxa"/>
          </w:tcPr>
          <w:p w14:paraId="79B3F9AE" w14:textId="3C40DE4C" w:rsidR="000747D8" w:rsidRPr="00800148" w:rsidRDefault="002620CE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React Router</w:t>
            </w:r>
          </w:p>
        </w:tc>
        <w:tc>
          <w:tcPr>
            <w:tcW w:w="6370" w:type="dxa"/>
          </w:tcPr>
          <w:p w14:paraId="087E8186" w14:textId="1654977B" w:rsidR="000747D8" w:rsidRPr="00117949" w:rsidRDefault="002620CE">
            <w:pPr>
              <w:rPr>
                <w:color w:val="0000FF"/>
                <w:szCs w:val="26"/>
                <w:lang w:val="en-US"/>
              </w:rPr>
            </w:pPr>
            <w:r w:rsidRPr="002620CE">
              <w:rPr>
                <w:color w:val="0000FF"/>
                <w:szCs w:val="26"/>
                <w:lang w:val="en-US"/>
              </w:rPr>
              <w:t>Manage site navigation</w:t>
            </w:r>
          </w:p>
        </w:tc>
      </w:tr>
      <w:tr w:rsidR="000747D8" w:rsidRPr="00800148" w14:paraId="4C48FD3C" w14:textId="77777777">
        <w:tc>
          <w:tcPr>
            <w:tcW w:w="2980" w:type="dxa"/>
          </w:tcPr>
          <w:p w14:paraId="23AEBC08" w14:textId="6D3287D5" w:rsidR="000747D8" w:rsidRPr="00800148" w:rsidRDefault="002620CE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FormInput</w:t>
            </w:r>
          </w:p>
        </w:tc>
        <w:tc>
          <w:tcPr>
            <w:tcW w:w="6370" w:type="dxa"/>
          </w:tcPr>
          <w:p w14:paraId="01704D10" w14:textId="0C42B40E" w:rsidR="000747D8" w:rsidRPr="00117949" w:rsidRDefault="008A3E13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R</w:t>
            </w:r>
            <w:r w:rsidRPr="008A3E13">
              <w:rPr>
                <w:color w:val="0000FF"/>
                <w:szCs w:val="26"/>
                <w:lang w:val="en-US"/>
              </w:rPr>
              <w:t>eceive input data</w:t>
            </w:r>
          </w:p>
        </w:tc>
      </w:tr>
      <w:tr w:rsidR="000747D8" w:rsidRPr="00800148" w14:paraId="57D62A48" w14:textId="77777777">
        <w:tc>
          <w:tcPr>
            <w:tcW w:w="2980" w:type="dxa"/>
          </w:tcPr>
          <w:p w14:paraId="2727B6E6" w14:textId="737E9C88" w:rsidR="000747D8" w:rsidRPr="00800148" w:rsidRDefault="003828FA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Pages</w:t>
            </w:r>
          </w:p>
        </w:tc>
        <w:tc>
          <w:tcPr>
            <w:tcW w:w="6370" w:type="dxa"/>
          </w:tcPr>
          <w:p w14:paraId="39A05B2A" w14:textId="2A58FAEC" w:rsidR="000747D8" w:rsidRPr="00800148" w:rsidRDefault="00175829">
            <w:pPr>
              <w:rPr>
                <w:color w:val="0000FF"/>
                <w:szCs w:val="26"/>
              </w:rPr>
            </w:pPr>
            <w:r w:rsidRPr="00175829">
              <w:rPr>
                <w:color w:val="0000FF"/>
                <w:szCs w:val="26"/>
                <w:lang w:val="en-US"/>
              </w:rPr>
              <w:t>logic processing, events, data fetching</w:t>
            </w:r>
          </w:p>
        </w:tc>
      </w:tr>
      <w:tr w:rsidR="000747D8" w:rsidRPr="00800148" w14:paraId="529DBD86" w14:textId="77777777">
        <w:tc>
          <w:tcPr>
            <w:tcW w:w="2980" w:type="dxa"/>
          </w:tcPr>
          <w:p w14:paraId="4E20E5B2" w14:textId="58396BEE" w:rsidR="000747D8" w:rsidRPr="00800148" w:rsidRDefault="00D607EF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ApiClient</w:t>
            </w:r>
          </w:p>
        </w:tc>
        <w:tc>
          <w:tcPr>
            <w:tcW w:w="6370" w:type="dxa"/>
          </w:tcPr>
          <w:p w14:paraId="5F18B9D3" w14:textId="582D364E" w:rsidR="000747D8" w:rsidRPr="002136E5" w:rsidRDefault="00D607EF">
            <w:pPr>
              <w:rPr>
                <w:color w:val="0000FF"/>
                <w:szCs w:val="26"/>
                <w:lang w:val="en-US"/>
              </w:rPr>
            </w:pPr>
            <w:r w:rsidRPr="00D607EF">
              <w:rPr>
                <w:color w:val="0000FF"/>
                <w:szCs w:val="26"/>
                <w:lang w:val="en-US"/>
              </w:rPr>
              <w:t>Call REST API Backend</w:t>
            </w:r>
          </w:p>
        </w:tc>
      </w:tr>
      <w:tr w:rsidR="00175829" w:rsidRPr="00800148" w14:paraId="7672BBFE" w14:textId="77777777">
        <w:tc>
          <w:tcPr>
            <w:tcW w:w="2980" w:type="dxa"/>
          </w:tcPr>
          <w:p w14:paraId="6476E58A" w14:textId="526A1F69" w:rsidR="00175829" w:rsidRDefault="007C7B28">
            <w:pPr>
              <w:rPr>
                <w:color w:val="0000FF"/>
                <w:szCs w:val="26"/>
              </w:rPr>
            </w:pPr>
            <w:r w:rsidRPr="007C7B28">
              <w:rPr>
                <w:color w:val="0000FF"/>
                <w:szCs w:val="26"/>
              </w:rPr>
              <w:t>State Store</w:t>
            </w:r>
          </w:p>
        </w:tc>
        <w:tc>
          <w:tcPr>
            <w:tcW w:w="6370" w:type="dxa"/>
          </w:tcPr>
          <w:p w14:paraId="4050CA6E" w14:textId="2DBF531F" w:rsidR="00175829" w:rsidRPr="000747D8" w:rsidRDefault="00EC669B">
            <w:pPr>
              <w:rPr>
                <w:color w:val="0000FF"/>
                <w:szCs w:val="26"/>
                <w:lang w:val="en-US"/>
              </w:rPr>
            </w:pPr>
            <w:r w:rsidRPr="00EC669B">
              <w:rPr>
                <w:color w:val="0000FF"/>
                <w:szCs w:val="26"/>
                <w:lang w:val="en-US"/>
              </w:rPr>
              <w:t>Save client-side state</w:t>
            </w:r>
          </w:p>
        </w:tc>
      </w:tr>
    </w:tbl>
    <w:p w14:paraId="480C907B" w14:textId="77777777" w:rsidR="000747D8" w:rsidRDefault="000747D8" w:rsidP="00042EDB">
      <w:pPr>
        <w:spacing w:line="360" w:lineRule="auto"/>
        <w:rPr>
          <w:i/>
          <w:color w:val="0000FF"/>
        </w:rPr>
      </w:pPr>
    </w:p>
    <w:p w14:paraId="205A0DE1" w14:textId="1C749D2F" w:rsidR="00F9264F" w:rsidRDefault="00F9264F" w:rsidP="00F9264F">
      <w:pPr>
        <w:spacing w:line="360" w:lineRule="auto"/>
        <w:rPr>
          <w:i/>
          <w:color w:val="0000FF"/>
        </w:rPr>
      </w:pPr>
      <w:r w:rsidRPr="00F9264F">
        <w:rPr>
          <w:i/>
          <w:noProof/>
          <w:color w:val="0000FF"/>
          <w:lang w:val="en-US"/>
        </w:rPr>
        <w:lastRenderedPageBreak/>
        <w:drawing>
          <wp:inline distT="0" distB="0" distL="0" distR="0" wp14:anchorId="029B7166" wp14:editId="5FE995EF">
            <wp:extent cx="5943600" cy="1748790"/>
            <wp:effectExtent l="0" t="0" r="0" b="3810"/>
            <wp:docPr id="1258348192" name="Picture 2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48192" name="Picture 2" descr="A diagram of a databa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80"/>
        <w:gridCol w:w="6370"/>
      </w:tblGrid>
      <w:tr w:rsidR="00E87AAE" w:rsidRPr="00800148" w14:paraId="2D710B3F" w14:textId="77777777">
        <w:tc>
          <w:tcPr>
            <w:tcW w:w="2980" w:type="dxa"/>
          </w:tcPr>
          <w:p w14:paraId="249D8C7E" w14:textId="77777777" w:rsidR="00E87AAE" w:rsidRPr="00800148" w:rsidRDefault="00E87AAE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Class name</w:t>
            </w:r>
          </w:p>
        </w:tc>
        <w:tc>
          <w:tcPr>
            <w:tcW w:w="6370" w:type="dxa"/>
          </w:tcPr>
          <w:p w14:paraId="4B2389FA" w14:textId="77777777" w:rsidR="00E87AAE" w:rsidRPr="000921AE" w:rsidRDefault="00E87AAE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E87AAE" w:rsidRPr="00800148" w14:paraId="0E2A23B8" w14:textId="77777777">
        <w:tc>
          <w:tcPr>
            <w:tcW w:w="2980" w:type="dxa"/>
          </w:tcPr>
          <w:p w14:paraId="64C9380A" w14:textId="5C10C65A" w:rsidR="00E87AAE" w:rsidRPr="00800148" w:rsidRDefault="000E18EB">
            <w:pPr>
              <w:rPr>
                <w:color w:val="0000FF"/>
                <w:szCs w:val="26"/>
              </w:rPr>
            </w:pPr>
            <w:r w:rsidRPr="000E18EB">
              <w:rPr>
                <w:color w:val="0000FF"/>
                <w:szCs w:val="26"/>
              </w:rPr>
              <w:t>Schema</w:t>
            </w:r>
          </w:p>
        </w:tc>
        <w:tc>
          <w:tcPr>
            <w:tcW w:w="6370" w:type="dxa"/>
          </w:tcPr>
          <w:p w14:paraId="1677D4C4" w14:textId="73241162" w:rsidR="00E87AAE" w:rsidRPr="00117949" w:rsidRDefault="00F23DB3">
            <w:pPr>
              <w:rPr>
                <w:color w:val="0000FF"/>
                <w:szCs w:val="26"/>
                <w:lang w:val="en-US"/>
              </w:rPr>
            </w:pPr>
            <w:r w:rsidRPr="00F23DB3">
              <w:rPr>
                <w:color w:val="0000FF"/>
                <w:szCs w:val="26"/>
                <w:lang w:val="en-US"/>
              </w:rPr>
              <w:t>Data table structure</w:t>
            </w:r>
          </w:p>
        </w:tc>
      </w:tr>
      <w:tr w:rsidR="00E87AAE" w:rsidRPr="00800148" w14:paraId="16002049" w14:textId="77777777">
        <w:tc>
          <w:tcPr>
            <w:tcW w:w="2980" w:type="dxa"/>
          </w:tcPr>
          <w:p w14:paraId="01A90C62" w14:textId="5E8C6190" w:rsidR="00E87AAE" w:rsidRPr="00800148" w:rsidRDefault="00292A58">
            <w:pPr>
              <w:rPr>
                <w:color w:val="0000FF"/>
                <w:szCs w:val="26"/>
              </w:rPr>
            </w:pPr>
            <w:r w:rsidRPr="00292A58">
              <w:rPr>
                <w:color w:val="0000FF"/>
                <w:szCs w:val="26"/>
              </w:rPr>
              <w:t>Indexes</w:t>
            </w:r>
          </w:p>
        </w:tc>
        <w:tc>
          <w:tcPr>
            <w:tcW w:w="6370" w:type="dxa"/>
          </w:tcPr>
          <w:p w14:paraId="4D4CCA77" w14:textId="01304160" w:rsidR="00E87AAE" w:rsidRPr="00117949" w:rsidRDefault="00037BB0">
            <w:pPr>
              <w:rPr>
                <w:color w:val="0000FF"/>
                <w:szCs w:val="26"/>
                <w:lang w:val="en-US"/>
              </w:rPr>
            </w:pPr>
            <w:r w:rsidRPr="00037BB0">
              <w:rPr>
                <w:color w:val="0000FF"/>
                <w:szCs w:val="26"/>
                <w:lang w:val="en-US"/>
              </w:rPr>
              <w:t>Query optimization</w:t>
            </w:r>
          </w:p>
        </w:tc>
      </w:tr>
      <w:tr w:rsidR="00E87AAE" w:rsidRPr="00800148" w14:paraId="40F28363" w14:textId="77777777">
        <w:tc>
          <w:tcPr>
            <w:tcW w:w="2980" w:type="dxa"/>
          </w:tcPr>
          <w:p w14:paraId="1DE3426D" w14:textId="42135B1B" w:rsidR="00E87AAE" w:rsidRPr="00800148" w:rsidRDefault="0071150B">
            <w:pPr>
              <w:rPr>
                <w:color w:val="0000FF"/>
                <w:szCs w:val="26"/>
              </w:rPr>
            </w:pPr>
            <w:r w:rsidRPr="0071150B">
              <w:rPr>
                <w:color w:val="0000FF"/>
                <w:szCs w:val="26"/>
              </w:rPr>
              <w:t>Stored Procedures</w:t>
            </w:r>
          </w:p>
        </w:tc>
        <w:tc>
          <w:tcPr>
            <w:tcW w:w="6370" w:type="dxa"/>
          </w:tcPr>
          <w:p w14:paraId="32780207" w14:textId="34AF411B" w:rsidR="00E87AAE" w:rsidRPr="00800148" w:rsidRDefault="005C2CDD">
            <w:pPr>
              <w:rPr>
                <w:color w:val="0000FF"/>
                <w:szCs w:val="26"/>
              </w:rPr>
            </w:pPr>
            <w:r w:rsidRPr="005C2CDD">
              <w:rPr>
                <w:color w:val="0000FF"/>
                <w:szCs w:val="26"/>
                <w:lang w:val="en-US"/>
              </w:rPr>
              <w:t>Logic DB</w:t>
            </w:r>
          </w:p>
        </w:tc>
      </w:tr>
    </w:tbl>
    <w:p w14:paraId="348670AE" w14:textId="77777777" w:rsidR="00E87AAE" w:rsidRDefault="00E87AAE" w:rsidP="00F9264F">
      <w:pPr>
        <w:spacing w:line="360" w:lineRule="auto"/>
        <w:rPr>
          <w:i/>
          <w:color w:val="0000FF"/>
        </w:rPr>
      </w:pPr>
    </w:p>
    <w:p w14:paraId="1187B10F" w14:textId="7CB29B26" w:rsidR="003A45F8" w:rsidRDefault="003A45F8" w:rsidP="00F9264F">
      <w:pPr>
        <w:spacing w:line="360" w:lineRule="auto"/>
        <w:rPr>
          <w:i/>
          <w:color w:val="0000FF"/>
          <w:lang w:val="en-US"/>
        </w:rPr>
      </w:pPr>
      <w:r w:rsidRPr="003A45F8">
        <w:rPr>
          <w:i/>
          <w:noProof/>
          <w:color w:val="0000FF"/>
        </w:rPr>
        <w:drawing>
          <wp:inline distT="0" distB="0" distL="0" distR="0" wp14:anchorId="6AF6FE4F" wp14:editId="4976A9F0">
            <wp:extent cx="5943600" cy="2072640"/>
            <wp:effectExtent l="0" t="0" r="0" b="3810"/>
            <wp:docPr id="532706314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06314" name="Picture 1" descr="A diagram of a servic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80"/>
        <w:gridCol w:w="6370"/>
      </w:tblGrid>
      <w:tr w:rsidR="00EF2821" w:rsidRPr="000921AE" w14:paraId="3514D500" w14:textId="77777777" w:rsidTr="00835F47">
        <w:tc>
          <w:tcPr>
            <w:tcW w:w="2980" w:type="dxa"/>
          </w:tcPr>
          <w:p w14:paraId="07BBE09B" w14:textId="77777777" w:rsidR="00EF2821" w:rsidRPr="00800148" w:rsidRDefault="00EF2821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Class name</w:t>
            </w:r>
          </w:p>
        </w:tc>
        <w:tc>
          <w:tcPr>
            <w:tcW w:w="6370" w:type="dxa"/>
          </w:tcPr>
          <w:p w14:paraId="4DA459C6" w14:textId="77777777" w:rsidR="00EF2821" w:rsidRPr="000921AE" w:rsidRDefault="00EF2821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EF2821" w:rsidRPr="00117949" w14:paraId="38EA49D6" w14:textId="77777777" w:rsidTr="00835F47">
        <w:tc>
          <w:tcPr>
            <w:tcW w:w="2980" w:type="dxa"/>
          </w:tcPr>
          <w:p w14:paraId="7B3C3331" w14:textId="1F0C0FCA" w:rsidR="00EF2821" w:rsidRPr="00800148" w:rsidRDefault="000C2E22" w:rsidP="00835F47">
            <w:pPr>
              <w:rPr>
                <w:color w:val="0000FF"/>
                <w:szCs w:val="26"/>
              </w:rPr>
            </w:pPr>
            <w:r w:rsidRPr="000C2E22">
              <w:rPr>
                <w:color w:val="0000FF"/>
                <w:szCs w:val="26"/>
              </w:rPr>
              <w:t>DTO</w:t>
            </w:r>
          </w:p>
        </w:tc>
        <w:tc>
          <w:tcPr>
            <w:tcW w:w="6370" w:type="dxa"/>
          </w:tcPr>
          <w:p w14:paraId="4F84E8F8" w14:textId="314D4C09" w:rsidR="00EF2821" w:rsidRPr="00117949" w:rsidRDefault="00A07B39" w:rsidP="00835F47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D</w:t>
            </w:r>
            <w:r w:rsidRPr="00A07B39">
              <w:rPr>
                <w:color w:val="0000FF"/>
                <w:szCs w:val="26"/>
                <w:lang w:val="en-US"/>
              </w:rPr>
              <w:t>ata transfer between layers</w:t>
            </w:r>
          </w:p>
        </w:tc>
      </w:tr>
      <w:tr w:rsidR="00EF2821" w:rsidRPr="00117949" w14:paraId="6BB7A997" w14:textId="77777777" w:rsidTr="00835F47">
        <w:tc>
          <w:tcPr>
            <w:tcW w:w="2980" w:type="dxa"/>
          </w:tcPr>
          <w:p w14:paraId="0F1F651F" w14:textId="67CB570E" w:rsidR="00EF2821" w:rsidRPr="00800148" w:rsidRDefault="00C279E5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Service classes</w:t>
            </w:r>
          </w:p>
        </w:tc>
        <w:tc>
          <w:tcPr>
            <w:tcW w:w="6370" w:type="dxa"/>
          </w:tcPr>
          <w:p w14:paraId="42770996" w14:textId="4E1EABC0" w:rsidR="00EF2821" w:rsidRPr="00117949" w:rsidRDefault="00E842D9" w:rsidP="00835F47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I</w:t>
            </w:r>
            <w:r w:rsidRPr="00E842D9">
              <w:rPr>
                <w:color w:val="0000FF"/>
                <w:szCs w:val="26"/>
                <w:lang w:val="en-US"/>
              </w:rPr>
              <w:t xml:space="preserve">mplementing </w:t>
            </w:r>
            <w:r>
              <w:rPr>
                <w:color w:val="0000FF"/>
                <w:szCs w:val="26"/>
                <w:lang w:val="en-US"/>
              </w:rPr>
              <w:t>actual</w:t>
            </w:r>
            <w:r w:rsidRPr="00E842D9">
              <w:rPr>
                <w:color w:val="0000FF"/>
                <w:szCs w:val="26"/>
                <w:lang w:val="en-US"/>
              </w:rPr>
              <w:t xml:space="preserve"> business logic</w:t>
            </w:r>
          </w:p>
        </w:tc>
      </w:tr>
      <w:tr w:rsidR="00EF2821" w:rsidRPr="00800148" w14:paraId="094F7E36" w14:textId="77777777" w:rsidTr="00835F47">
        <w:tc>
          <w:tcPr>
            <w:tcW w:w="2980" w:type="dxa"/>
          </w:tcPr>
          <w:p w14:paraId="7FF1E77C" w14:textId="64D0E6C2" w:rsidR="00EF2821" w:rsidRPr="00800148" w:rsidRDefault="00E842D9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Pagination</w:t>
            </w:r>
          </w:p>
        </w:tc>
        <w:tc>
          <w:tcPr>
            <w:tcW w:w="6370" w:type="dxa"/>
          </w:tcPr>
          <w:p w14:paraId="7E4A73F5" w14:textId="094350D7" w:rsidR="00EF2821" w:rsidRPr="00B210B9" w:rsidRDefault="00B210B9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  <w:lang w:val="en-US"/>
              </w:rPr>
              <w:t>Q</w:t>
            </w:r>
            <w:r w:rsidR="00E07BE2" w:rsidRPr="00E07BE2">
              <w:rPr>
                <w:color w:val="0000FF"/>
                <w:szCs w:val="26"/>
                <w:lang w:val="en-US"/>
              </w:rPr>
              <w:t>uery, paginate data</w:t>
            </w:r>
          </w:p>
        </w:tc>
      </w:tr>
      <w:tr w:rsidR="00B210B9" w:rsidRPr="00800148" w14:paraId="16A6F3D2" w14:textId="77777777" w:rsidTr="00835F47">
        <w:tc>
          <w:tcPr>
            <w:tcW w:w="2980" w:type="dxa"/>
          </w:tcPr>
          <w:p w14:paraId="3BEEFB2C" w14:textId="55EE3A22" w:rsidR="00B210B9" w:rsidRDefault="00B210B9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Mapper</w:t>
            </w:r>
          </w:p>
        </w:tc>
        <w:tc>
          <w:tcPr>
            <w:tcW w:w="6370" w:type="dxa"/>
          </w:tcPr>
          <w:p w14:paraId="5A269ECD" w14:textId="766F3C11" w:rsidR="00B210B9" w:rsidRDefault="00B210B9" w:rsidP="00835F47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C</w:t>
            </w:r>
            <w:r w:rsidRPr="00B210B9">
              <w:rPr>
                <w:color w:val="0000FF"/>
                <w:szCs w:val="26"/>
                <w:lang w:val="en-US"/>
              </w:rPr>
              <w:t>onvert between different object types</w:t>
            </w:r>
          </w:p>
        </w:tc>
      </w:tr>
    </w:tbl>
    <w:p w14:paraId="2B175000" w14:textId="77777777" w:rsidR="00EF2821" w:rsidRPr="00EF2821" w:rsidRDefault="00EF2821" w:rsidP="00F9264F">
      <w:pPr>
        <w:spacing w:line="360" w:lineRule="auto"/>
        <w:rPr>
          <w:i/>
          <w:color w:val="0000FF"/>
          <w:lang w:val="en-US"/>
        </w:rPr>
      </w:pPr>
    </w:p>
    <w:p w14:paraId="72F3A89E" w14:textId="77777777" w:rsidR="00B210B9" w:rsidRDefault="004F05E6" w:rsidP="00F9264F">
      <w:pPr>
        <w:spacing w:line="360" w:lineRule="auto"/>
        <w:rPr>
          <w:i/>
          <w:color w:val="0000FF"/>
        </w:rPr>
      </w:pPr>
      <w:r w:rsidRPr="004F05E6">
        <w:rPr>
          <w:i/>
          <w:noProof/>
          <w:color w:val="0000FF"/>
        </w:rPr>
        <w:lastRenderedPageBreak/>
        <w:drawing>
          <wp:inline distT="0" distB="0" distL="0" distR="0" wp14:anchorId="2BD042FF" wp14:editId="7A694E80">
            <wp:extent cx="5943600" cy="2128520"/>
            <wp:effectExtent l="0" t="0" r="0" b="5080"/>
            <wp:docPr id="168549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995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80"/>
        <w:gridCol w:w="6370"/>
      </w:tblGrid>
      <w:tr w:rsidR="00B210B9" w:rsidRPr="000921AE" w14:paraId="1CA5EE24" w14:textId="77777777" w:rsidTr="00835F47">
        <w:tc>
          <w:tcPr>
            <w:tcW w:w="2980" w:type="dxa"/>
          </w:tcPr>
          <w:p w14:paraId="0898B322" w14:textId="77777777" w:rsidR="00B210B9" w:rsidRPr="00800148" w:rsidRDefault="00B210B9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Class name</w:t>
            </w:r>
          </w:p>
        </w:tc>
        <w:tc>
          <w:tcPr>
            <w:tcW w:w="6370" w:type="dxa"/>
          </w:tcPr>
          <w:p w14:paraId="651CCB08" w14:textId="77777777" w:rsidR="00B210B9" w:rsidRPr="000921AE" w:rsidRDefault="00B210B9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B210B9" w:rsidRPr="00117949" w14:paraId="38D83B67" w14:textId="77777777" w:rsidTr="00835F47">
        <w:tc>
          <w:tcPr>
            <w:tcW w:w="2980" w:type="dxa"/>
          </w:tcPr>
          <w:p w14:paraId="24AD94B3" w14:textId="39075347" w:rsidR="00B210B9" w:rsidRPr="00800148" w:rsidRDefault="009B39C6" w:rsidP="00835F47">
            <w:pPr>
              <w:rPr>
                <w:color w:val="0000FF"/>
                <w:szCs w:val="26"/>
              </w:rPr>
            </w:pPr>
            <w:r w:rsidRPr="009B39C6">
              <w:rPr>
                <w:color w:val="0000FF"/>
                <w:szCs w:val="26"/>
              </w:rPr>
              <w:t>ORM Mapping Entities</w:t>
            </w:r>
          </w:p>
        </w:tc>
        <w:tc>
          <w:tcPr>
            <w:tcW w:w="6370" w:type="dxa"/>
          </w:tcPr>
          <w:p w14:paraId="322E64A7" w14:textId="5560990F" w:rsidR="00B210B9" w:rsidRPr="009B39C6" w:rsidRDefault="009B39C6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  <w:lang w:val="en-US"/>
              </w:rPr>
              <w:t>S</w:t>
            </w:r>
            <w:r w:rsidRPr="009B39C6">
              <w:rPr>
                <w:color w:val="0000FF"/>
                <w:szCs w:val="26"/>
                <w:lang w:val="en-US"/>
              </w:rPr>
              <w:t>tructure of tables in database</w:t>
            </w:r>
          </w:p>
        </w:tc>
      </w:tr>
      <w:tr w:rsidR="00B210B9" w:rsidRPr="00117949" w14:paraId="69FEA4CB" w14:textId="77777777" w:rsidTr="00835F47">
        <w:tc>
          <w:tcPr>
            <w:tcW w:w="2980" w:type="dxa"/>
          </w:tcPr>
          <w:p w14:paraId="5A6BA500" w14:textId="7381215B" w:rsidR="00B210B9" w:rsidRPr="00800148" w:rsidRDefault="009B39C6" w:rsidP="00835F47">
            <w:pPr>
              <w:rPr>
                <w:color w:val="0000FF"/>
                <w:szCs w:val="26"/>
              </w:rPr>
            </w:pPr>
            <w:r w:rsidRPr="009B39C6">
              <w:rPr>
                <w:color w:val="0000FF"/>
                <w:szCs w:val="26"/>
              </w:rPr>
              <w:t>JDBC</w:t>
            </w:r>
          </w:p>
        </w:tc>
        <w:tc>
          <w:tcPr>
            <w:tcW w:w="6370" w:type="dxa"/>
          </w:tcPr>
          <w:p w14:paraId="6EA5CEE2" w14:textId="4E5B8796" w:rsidR="00B210B9" w:rsidRPr="0034523E" w:rsidRDefault="0034523E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  <w:lang w:val="en-US"/>
              </w:rPr>
              <w:t>I</w:t>
            </w:r>
            <w:r w:rsidRPr="0034523E">
              <w:rPr>
                <w:color w:val="0000FF"/>
                <w:szCs w:val="26"/>
                <w:lang w:val="en-US"/>
              </w:rPr>
              <w:t>nteract with relational databases</w:t>
            </w:r>
          </w:p>
        </w:tc>
      </w:tr>
      <w:tr w:rsidR="00B210B9" w:rsidRPr="00800148" w14:paraId="7E98D726" w14:textId="77777777" w:rsidTr="00835F47">
        <w:tc>
          <w:tcPr>
            <w:tcW w:w="2980" w:type="dxa"/>
          </w:tcPr>
          <w:p w14:paraId="6904E0C7" w14:textId="7E92FE11" w:rsidR="00B210B9" w:rsidRPr="00800148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ORM connector</w:t>
            </w:r>
          </w:p>
        </w:tc>
        <w:tc>
          <w:tcPr>
            <w:tcW w:w="6370" w:type="dxa"/>
          </w:tcPr>
          <w:p w14:paraId="7B3014BF" w14:textId="4FCDA612" w:rsidR="00B210B9" w:rsidRPr="00B210B9" w:rsidRDefault="0034523E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  <w:lang w:val="en-US"/>
              </w:rPr>
              <w:t>I</w:t>
            </w:r>
            <w:r w:rsidRPr="0034523E">
              <w:rPr>
                <w:color w:val="0000FF"/>
                <w:szCs w:val="26"/>
                <w:lang w:val="en-US"/>
              </w:rPr>
              <w:t>mplementing technical specifications (JPA)</w:t>
            </w:r>
          </w:p>
        </w:tc>
      </w:tr>
    </w:tbl>
    <w:p w14:paraId="457E1837" w14:textId="77777777" w:rsidR="0034523E" w:rsidRDefault="00ED504C" w:rsidP="00F9264F">
      <w:pPr>
        <w:spacing w:line="360" w:lineRule="auto"/>
        <w:rPr>
          <w:i/>
          <w:color w:val="0000FF"/>
        </w:rPr>
      </w:pPr>
      <w:r w:rsidRPr="00ED504C">
        <w:rPr>
          <w:i/>
          <w:noProof/>
          <w:color w:val="0000FF"/>
        </w:rPr>
        <w:drawing>
          <wp:inline distT="0" distB="0" distL="0" distR="0" wp14:anchorId="01C536F4" wp14:editId="27558382">
            <wp:extent cx="5943600" cy="1697355"/>
            <wp:effectExtent l="0" t="0" r="0" b="0"/>
            <wp:docPr id="832227863" name="Picture 1" descr="A diagram of a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27863" name="Picture 1" descr="A diagram of a security syste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80"/>
        <w:gridCol w:w="6370"/>
      </w:tblGrid>
      <w:tr w:rsidR="0034523E" w:rsidRPr="000921AE" w14:paraId="12B26FDF" w14:textId="77777777" w:rsidTr="00835F47">
        <w:tc>
          <w:tcPr>
            <w:tcW w:w="2980" w:type="dxa"/>
          </w:tcPr>
          <w:p w14:paraId="11A64C3F" w14:textId="77777777" w:rsidR="0034523E" w:rsidRPr="00800148" w:rsidRDefault="0034523E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Class name</w:t>
            </w:r>
          </w:p>
        </w:tc>
        <w:tc>
          <w:tcPr>
            <w:tcW w:w="6370" w:type="dxa"/>
          </w:tcPr>
          <w:p w14:paraId="33C7CA8E" w14:textId="77777777" w:rsidR="0034523E" w:rsidRPr="000921AE" w:rsidRDefault="0034523E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34523E" w:rsidRPr="00117949" w14:paraId="3C602FCF" w14:textId="77777777" w:rsidTr="00835F47">
        <w:tc>
          <w:tcPr>
            <w:tcW w:w="2980" w:type="dxa"/>
          </w:tcPr>
          <w:p w14:paraId="627A8006" w14:textId="59556299" w:rsidR="0034523E" w:rsidRPr="00800148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SecurityConfig</w:t>
            </w:r>
          </w:p>
        </w:tc>
        <w:tc>
          <w:tcPr>
            <w:tcW w:w="6370" w:type="dxa"/>
          </w:tcPr>
          <w:p w14:paraId="108E40FF" w14:textId="19044521" w:rsidR="0034523E" w:rsidRPr="009B39C6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  <w:lang w:val="en-US"/>
              </w:rPr>
              <w:t xml:space="preserve">Define </w:t>
            </w:r>
            <w:r>
              <w:rPr>
                <w:color w:val="0000FF"/>
                <w:szCs w:val="26"/>
                <w:lang w:val="en-US"/>
              </w:rPr>
              <w:t>rules</w:t>
            </w:r>
            <w:r>
              <w:rPr>
                <w:color w:val="0000FF"/>
                <w:szCs w:val="26"/>
              </w:rPr>
              <w:t>, c</w:t>
            </w:r>
            <w:r w:rsidRPr="0034523E">
              <w:rPr>
                <w:color w:val="0000FF"/>
                <w:szCs w:val="26"/>
                <w:lang w:val="en-US"/>
              </w:rPr>
              <w:t>onfigure SecurityFilterChain</w:t>
            </w:r>
          </w:p>
        </w:tc>
      </w:tr>
      <w:tr w:rsidR="0034523E" w:rsidRPr="00117949" w14:paraId="31838594" w14:textId="77777777" w:rsidTr="00835F47">
        <w:tc>
          <w:tcPr>
            <w:tcW w:w="2980" w:type="dxa"/>
          </w:tcPr>
          <w:p w14:paraId="5116E261" w14:textId="5CDAB66E" w:rsidR="0034523E" w:rsidRPr="00800148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JWTTokenProvider</w:t>
            </w:r>
          </w:p>
        </w:tc>
        <w:tc>
          <w:tcPr>
            <w:tcW w:w="6370" w:type="dxa"/>
          </w:tcPr>
          <w:p w14:paraId="75F77655" w14:textId="12B56B33" w:rsidR="0034523E" w:rsidRPr="0034523E" w:rsidRDefault="0034523E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Generate, validate, p</w:t>
            </w:r>
            <w:r w:rsidRPr="0034523E">
              <w:rPr>
                <w:color w:val="0000FF"/>
                <w:szCs w:val="26"/>
              </w:rPr>
              <w:t>arse</w:t>
            </w:r>
            <w:r>
              <w:rPr>
                <w:color w:val="0000FF"/>
                <w:szCs w:val="26"/>
              </w:rPr>
              <w:t xml:space="preserve"> token</w:t>
            </w:r>
          </w:p>
        </w:tc>
      </w:tr>
      <w:tr w:rsidR="0034523E" w:rsidRPr="00800148" w14:paraId="3AA8C0D1" w14:textId="77777777" w:rsidTr="00835F47">
        <w:tc>
          <w:tcPr>
            <w:tcW w:w="2980" w:type="dxa"/>
          </w:tcPr>
          <w:p w14:paraId="1DA84B6B" w14:textId="1353CF96" w:rsidR="0034523E" w:rsidRPr="00800148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AuthService</w:t>
            </w:r>
          </w:p>
        </w:tc>
        <w:tc>
          <w:tcPr>
            <w:tcW w:w="6370" w:type="dxa"/>
          </w:tcPr>
          <w:p w14:paraId="5C621ABE" w14:textId="7C890A55" w:rsidR="0034523E" w:rsidRPr="0034523E" w:rsidRDefault="0034523E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  <w:lang w:val="en-US"/>
              </w:rPr>
              <w:t>H</w:t>
            </w:r>
            <w:r w:rsidRPr="0034523E">
              <w:rPr>
                <w:color w:val="0000FF"/>
                <w:szCs w:val="26"/>
                <w:lang w:val="en-US"/>
              </w:rPr>
              <w:t>andles specific logic related to user accounts</w:t>
            </w:r>
          </w:p>
        </w:tc>
      </w:tr>
      <w:tr w:rsidR="0034523E" w:rsidRPr="00800148" w14:paraId="5B162B54" w14:textId="77777777" w:rsidTr="00835F47">
        <w:tc>
          <w:tcPr>
            <w:tcW w:w="2980" w:type="dxa"/>
          </w:tcPr>
          <w:p w14:paraId="7CED8489" w14:textId="40CB233E" w:rsidR="0034523E" w:rsidRPr="0034523E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UserRepo</w:t>
            </w:r>
          </w:p>
        </w:tc>
        <w:tc>
          <w:tcPr>
            <w:tcW w:w="6370" w:type="dxa"/>
          </w:tcPr>
          <w:p w14:paraId="3F026CD6" w14:textId="40B78601" w:rsidR="0034523E" w:rsidRDefault="0034523E" w:rsidP="00835F47">
            <w:pPr>
              <w:rPr>
                <w:color w:val="0000FF"/>
                <w:szCs w:val="26"/>
                <w:lang w:val="en-US"/>
              </w:rPr>
            </w:pPr>
            <w:r w:rsidRPr="0034523E">
              <w:rPr>
                <w:color w:val="0000FF"/>
                <w:szCs w:val="26"/>
                <w:lang w:val="en-US"/>
              </w:rPr>
              <w:t>Provides methods to query user data</w:t>
            </w:r>
          </w:p>
        </w:tc>
      </w:tr>
    </w:tbl>
    <w:p w14:paraId="6E1E0B59" w14:textId="017E9DCE" w:rsidR="0034523E" w:rsidRDefault="0034523E" w:rsidP="00F9264F">
      <w:pPr>
        <w:spacing w:line="360" w:lineRule="auto"/>
        <w:rPr>
          <w:i/>
          <w:color w:val="0000FF"/>
        </w:rPr>
      </w:pPr>
    </w:p>
    <w:p w14:paraId="71788774" w14:textId="77777777" w:rsidR="0034523E" w:rsidRDefault="0034523E">
      <w:pPr>
        <w:widowControl/>
        <w:rPr>
          <w:i/>
          <w:color w:val="0000FF"/>
        </w:rPr>
      </w:pPr>
      <w:r>
        <w:rPr>
          <w:i/>
          <w:color w:val="0000FF"/>
        </w:rPr>
        <w:br w:type="page"/>
      </w:r>
    </w:p>
    <w:p w14:paraId="62480F44" w14:textId="77777777" w:rsidR="0034523E" w:rsidRDefault="0034523E" w:rsidP="00F9264F">
      <w:pPr>
        <w:spacing w:line="360" w:lineRule="auto"/>
        <w:rPr>
          <w:i/>
          <w:color w:val="0000FF"/>
        </w:rPr>
      </w:pPr>
    </w:p>
    <w:p w14:paraId="058BE95E" w14:textId="77777777" w:rsidR="0034523E" w:rsidRDefault="000B3D71" w:rsidP="00F9264F">
      <w:pPr>
        <w:spacing w:line="360" w:lineRule="auto"/>
        <w:rPr>
          <w:i/>
          <w:color w:val="0000FF"/>
        </w:rPr>
      </w:pPr>
      <w:r w:rsidRPr="000B3D71">
        <w:rPr>
          <w:i/>
          <w:noProof/>
          <w:color w:val="0000FF"/>
        </w:rPr>
        <w:drawing>
          <wp:inline distT="0" distB="0" distL="0" distR="0" wp14:anchorId="7A767660" wp14:editId="5855A78B">
            <wp:extent cx="5943600" cy="1189355"/>
            <wp:effectExtent l="0" t="0" r="0" b="0"/>
            <wp:docPr id="179790313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03136" name="Picture 1" descr="A diagram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80"/>
        <w:gridCol w:w="6370"/>
      </w:tblGrid>
      <w:tr w:rsidR="0034523E" w:rsidRPr="000921AE" w14:paraId="56410F7F" w14:textId="77777777" w:rsidTr="00835F47">
        <w:tc>
          <w:tcPr>
            <w:tcW w:w="2980" w:type="dxa"/>
          </w:tcPr>
          <w:p w14:paraId="638469D4" w14:textId="77777777" w:rsidR="0034523E" w:rsidRPr="00800148" w:rsidRDefault="0034523E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Class name</w:t>
            </w:r>
          </w:p>
        </w:tc>
        <w:tc>
          <w:tcPr>
            <w:tcW w:w="6370" w:type="dxa"/>
          </w:tcPr>
          <w:p w14:paraId="69DCCA12" w14:textId="77777777" w:rsidR="0034523E" w:rsidRPr="000921AE" w:rsidRDefault="0034523E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34523E" w:rsidRPr="00117949" w14:paraId="7763251D" w14:textId="77777777" w:rsidTr="00835F47">
        <w:tc>
          <w:tcPr>
            <w:tcW w:w="2980" w:type="dxa"/>
          </w:tcPr>
          <w:p w14:paraId="18FC57C0" w14:textId="3A213B56" w:rsidR="0034523E" w:rsidRPr="00800148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REST Controllers</w:t>
            </w:r>
          </w:p>
        </w:tc>
        <w:tc>
          <w:tcPr>
            <w:tcW w:w="6370" w:type="dxa"/>
          </w:tcPr>
          <w:p w14:paraId="23BF27B6" w14:textId="1692EDDD" w:rsidR="0034523E" w:rsidRPr="009B39C6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  <w:lang w:val="en-US"/>
              </w:rPr>
              <w:t>Define API endpoints.</w:t>
            </w:r>
          </w:p>
        </w:tc>
      </w:tr>
      <w:tr w:rsidR="0034523E" w:rsidRPr="00117949" w14:paraId="0014C3DD" w14:textId="77777777" w:rsidTr="00835F47">
        <w:tc>
          <w:tcPr>
            <w:tcW w:w="2980" w:type="dxa"/>
          </w:tcPr>
          <w:p w14:paraId="3193CBFD" w14:textId="0F110FF7" w:rsidR="0034523E" w:rsidRPr="00800148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Request DTOs</w:t>
            </w:r>
          </w:p>
        </w:tc>
        <w:tc>
          <w:tcPr>
            <w:tcW w:w="6370" w:type="dxa"/>
          </w:tcPr>
          <w:p w14:paraId="0E056588" w14:textId="1488DD00" w:rsidR="0034523E" w:rsidRPr="0034523E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Represents the data structure of a request</w:t>
            </w:r>
          </w:p>
        </w:tc>
      </w:tr>
      <w:tr w:rsidR="0034523E" w:rsidRPr="00800148" w14:paraId="6967412D" w14:textId="77777777" w:rsidTr="00835F47">
        <w:tc>
          <w:tcPr>
            <w:tcW w:w="2980" w:type="dxa"/>
          </w:tcPr>
          <w:p w14:paraId="37AAA444" w14:textId="12DEC66E" w:rsidR="0034523E" w:rsidRPr="00800148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Response DTOs</w:t>
            </w:r>
          </w:p>
        </w:tc>
        <w:tc>
          <w:tcPr>
            <w:tcW w:w="6370" w:type="dxa"/>
          </w:tcPr>
          <w:p w14:paraId="286C9A46" w14:textId="3DE2B831" w:rsidR="0034523E" w:rsidRPr="0034523E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  <w:lang w:val="en-US"/>
              </w:rPr>
              <w:t>Defines the data structure API returns.</w:t>
            </w:r>
          </w:p>
        </w:tc>
      </w:tr>
      <w:tr w:rsidR="0034523E" w:rsidRPr="00800148" w14:paraId="521CBC0C" w14:textId="77777777" w:rsidTr="00835F47">
        <w:tc>
          <w:tcPr>
            <w:tcW w:w="2980" w:type="dxa"/>
          </w:tcPr>
          <w:p w14:paraId="393C3BB5" w14:textId="1470DF07" w:rsidR="0034523E" w:rsidRPr="0034523E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REST Endpoint</w:t>
            </w:r>
          </w:p>
        </w:tc>
        <w:tc>
          <w:tcPr>
            <w:tcW w:w="6370" w:type="dxa"/>
          </w:tcPr>
          <w:p w14:paraId="56CB58DB" w14:textId="40AC7708" w:rsidR="0034523E" w:rsidRDefault="0034523E" w:rsidP="00835F47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S</w:t>
            </w:r>
            <w:r w:rsidRPr="0034523E">
              <w:rPr>
                <w:color w:val="0000FF"/>
                <w:szCs w:val="26"/>
                <w:lang w:val="en-US"/>
              </w:rPr>
              <w:t>pecific address that the client can interact with.</w:t>
            </w:r>
          </w:p>
        </w:tc>
      </w:tr>
      <w:tr w:rsidR="0034523E" w:rsidRPr="00800148" w14:paraId="00F388CB" w14:textId="77777777" w:rsidTr="00835F47">
        <w:tc>
          <w:tcPr>
            <w:tcW w:w="2980" w:type="dxa"/>
          </w:tcPr>
          <w:p w14:paraId="6232BB04" w14:textId="34C652BC" w:rsidR="0034523E" w:rsidRPr="0034523E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HTTP Connector</w:t>
            </w:r>
          </w:p>
        </w:tc>
        <w:tc>
          <w:tcPr>
            <w:tcW w:w="6370" w:type="dxa"/>
          </w:tcPr>
          <w:p w14:paraId="4F3D625E" w14:textId="720D3BD7" w:rsidR="0034523E" w:rsidRDefault="0034523E" w:rsidP="00835F47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R</w:t>
            </w:r>
            <w:r w:rsidRPr="0034523E">
              <w:rPr>
                <w:color w:val="0000FF"/>
                <w:szCs w:val="26"/>
                <w:lang w:val="en-US"/>
              </w:rPr>
              <w:t>esponsible for managing TCP/IP connections, listening on a port</w:t>
            </w:r>
          </w:p>
        </w:tc>
      </w:tr>
      <w:tr w:rsidR="0034523E" w:rsidRPr="00800148" w14:paraId="4C149D3D" w14:textId="77777777" w:rsidTr="00835F47">
        <w:tc>
          <w:tcPr>
            <w:tcW w:w="2980" w:type="dxa"/>
          </w:tcPr>
          <w:p w14:paraId="52BE938B" w14:textId="386D14B2" w:rsidR="0034523E" w:rsidRPr="0034523E" w:rsidRDefault="0034523E" w:rsidP="00835F47">
            <w:pPr>
              <w:rPr>
                <w:color w:val="0000FF"/>
                <w:szCs w:val="26"/>
              </w:rPr>
            </w:pPr>
            <w:r w:rsidRPr="0034523E">
              <w:rPr>
                <w:color w:val="0000FF"/>
                <w:szCs w:val="26"/>
              </w:rPr>
              <w:t>Service</w:t>
            </w:r>
          </w:p>
        </w:tc>
        <w:tc>
          <w:tcPr>
            <w:tcW w:w="6370" w:type="dxa"/>
          </w:tcPr>
          <w:p w14:paraId="742F0D0D" w14:textId="1ECE7B79" w:rsidR="0034523E" w:rsidRPr="0034523E" w:rsidRDefault="0034523E" w:rsidP="00835F47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P</w:t>
            </w:r>
            <w:r w:rsidRPr="0034523E">
              <w:rPr>
                <w:color w:val="0000FF"/>
                <w:szCs w:val="26"/>
                <w:lang w:val="en-US"/>
              </w:rPr>
              <w:t>rovide logical processing methods</w:t>
            </w:r>
          </w:p>
        </w:tc>
      </w:tr>
    </w:tbl>
    <w:p w14:paraId="1A43E1C7" w14:textId="6125E340" w:rsidR="003A45F8" w:rsidRDefault="00B124E8" w:rsidP="00F9264F">
      <w:pPr>
        <w:spacing w:line="360" w:lineRule="auto"/>
        <w:rPr>
          <w:i/>
          <w:color w:val="0000FF"/>
        </w:rPr>
      </w:pPr>
      <w:r w:rsidRPr="00B124E8">
        <w:rPr>
          <w:i/>
          <w:noProof/>
          <w:color w:val="0000FF"/>
        </w:rPr>
        <w:drawing>
          <wp:inline distT="0" distB="0" distL="0" distR="0" wp14:anchorId="4B5E1676" wp14:editId="16A827C8">
            <wp:extent cx="5943600" cy="1842135"/>
            <wp:effectExtent l="0" t="0" r="0" b="5715"/>
            <wp:docPr id="1180904219" name="Picture 1" descr="A diagram of a software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04219" name="Picture 1" descr="A diagram of a software model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80"/>
        <w:gridCol w:w="6370"/>
      </w:tblGrid>
      <w:tr w:rsidR="0046034E" w:rsidRPr="000921AE" w14:paraId="00433157" w14:textId="77777777" w:rsidTr="00835F47">
        <w:tc>
          <w:tcPr>
            <w:tcW w:w="2980" w:type="dxa"/>
          </w:tcPr>
          <w:p w14:paraId="0AFFDDBE" w14:textId="77777777" w:rsidR="0046034E" w:rsidRPr="00800148" w:rsidRDefault="0046034E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Class name</w:t>
            </w:r>
          </w:p>
        </w:tc>
        <w:tc>
          <w:tcPr>
            <w:tcW w:w="6370" w:type="dxa"/>
          </w:tcPr>
          <w:p w14:paraId="14EA6C23" w14:textId="77777777" w:rsidR="0046034E" w:rsidRPr="000921AE" w:rsidRDefault="0046034E" w:rsidP="00835F47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46034E" w:rsidRPr="00117949" w14:paraId="3C7BA176" w14:textId="77777777" w:rsidTr="00835F47">
        <w:tc>
          <w:tcPr>
            <w:tcW w:w="2980" w:type="dxa"/>
          </w:tcPr>
          <w:p w14:paraId="2CC89A0B" w14:textId="10221309" w:rsidR="0046034E" w:rsidRPr="00800148" w:rsidRDefault="0046034E" w:rsidP="00835F47">
            <w:pPr>
              <w:rPr>
                <w:color w:val="0000FF"/>
                <w:szCs w:val="26"/>
              </w:rPr>
            </w:pPr>
            <w:r w:rsidRPr="0046034E">
              <w:rPr>
                <w:color w:val="0000FF"/>
                <w:szCs w:val="26"/>
              </w:rPr>
              <w:t>ImageProcessor</w:t>
            </w:r>
          </w:p>
        </w:tc>
        <w:tc>
          <w:tcPr>
            <w:tcW w:w="6370" w:type="dxa"/>
          </w:tcPr>
          <w:p w14:paraId="26CA5DC2" w14:textId="5B68C024" w:rsidR="0046034E" w:rsidRPr="009B39C6" w:rsidRDefault="0046034E" w:rsidP="00835F47">
            <w:pPr>
              <w:rPr>
                <w:color w:val="0000FF"/>
                <w:szCs w:val="26"/>
              </w:rPr>
            </w:pPr>
            <w:r w:rsidRPr="0046034E">
              <w:rPr>
                <w:color w:val="0000FF"/>
                <w:szCs w:val="26"/>
              </w:rPr>
              <w:t>To "standardize" and "clean" the input image</w:t>
            </w:r>
          </w:p>
        </w:tc>
      </w:tr>
      <w:tr w:rsidR="0046034E" w:rsidRPr="00117949" w14:paraId="7E030872" w14:textId="77777777" w:rsidTr="00835F47">
        <w:tc>
          <w:tcPr>
            <w:tcW w:w="2980" w:type="dxa"/>
          </w:tcPr>
          <w:p w14:paraId="6DEDF85E" w14:textId="4FDC28F4" w:rsidR="0046034E" w:rsidRPr="00800148" w:rsidRDefault="0046034E" w:rsidP="00835F47">
            <w:pPr>
              <w:rPr>
                <w:color w:val="0000FF"/>
                <w:szCs w:val="26"/>
              </w:rPr>
            </w:pPr>
            <w:r w:rsidRPr="0046034E">
              <w:rPr>
                <w:color w:val="0000FF"/>
                <w:szCs w:val="26"/>
              </w:rPr>
              <w:t>ML Model Loader</w:t>
            </w:r>
          </w:p>
        </w:tc>
        <w:tc>
          <w:tcPr>
            <w:tcW w:w="6370" w:type="dxa"/>
          </w:tcPr>
          <w:p w14:paraId="5D5E1972" w14:textId="602D98EC" w:rsidR="0046034E" w:rsidRPr="0034523E" w:rsidRDefault="0046034E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M</w:t>
            </w:r>
            <w:r w:rsidRPr="0046034E">
              <w:rPr>
                <w:color w:val="0000FF"/>
                <w:szCs w:val="26"/>
              </w:rPr>
              <w:t>anage the lifecycle of the ML model file</w:t>
            </w:r>
          </w:p>
        </w:tc>
      </w:tr>
      <w:tr w:rsidR="0046034E" w:rsidRPr="00800148" w14:paraId="6DD963F7" w14:textId="77777777" w:rsidTr="00835F47">
        <w:tc>
          <w:tcPr>
            <w:tcW w:w="2980" w:type="dxa"/>
          </w:tcPr>
          <w:p w14:paraId="5567FC0B" w14:textId="076C285B" w:rsidR="0046034E" w:rsidRPr="00800148" w:rsidRDefault="0046034E" w:rsidP="00835F47">
            <w:pPr>
              <w:rPr>
                <w:color w:val="0000FF"/>
                <w:szCs w:val="26"/>
              </w:rPr>
            </w:pPr>
            <w:r w:rsidRPr="0046034E">
              <w:rPr>
                <w:color w:val="0000FF"/>
                <w:szCs w:val="26"/>
              </w:rPr>
              <w:t>Result Formatter</w:t>
            </w:r>
          </w:p>
        </w:tc>
        <w:tc>
          <w:tcPr>
            <w:tcW w:w="6370" w:type="dxa"/>
          </w:tcPr>
          <w:p w14:paraId="113D0AF0" w14:textId="7B9B316B" w:rsidR="0046034E" w:rsidRPr="0034523E" w:rsidRDefault="0046034E" w:rsidP="00835F47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</w:rPr>
              <w:t>T</w:t>
            </w:r>
            <w:r w:rsidRPr="0046034E">
              <w:rPr>
                <w:color w:val="0000FF"/>
                <w:szCs w:val="26"/>
              </w:rPr>
              <w:t>ranslate the model's mathematical output</w:t>
            </w:r>
          </w:p>
        </w:tc>
      </w:tr>
    </w:tbl>
    <w:p w14:paraId="3A773A2F" w14:textId="77777777" w:rsidR="0046034E" w:rsidRPr="00F9264F" w:rsidRDefault="0046034E" w:rsidP="00F9264F">
      <w:pPr>
        <w:spacing w:line="360" w:lineRule="auto"/>
        <w:rPr>
          <w:i/>
          <w:color w:val="0000FF"/>
        </w:rPr>
      </w:pPr>
    </w:p>
    <w:p w14:paraId="43A1570E" w14:textId="77777777" w:rsidR="00A93403" w:rsidRPr="00A93403" w:rsidRDefault="00A93403" w:rsidP="00042EDB">
      <w:pPr>
        <w:spacing w:line="360" w:lineRule="auto"/>
        <w:rPr>
          <w:i/>
          <w:color w:val="0000FF"/>
        </w:rPr>
      </w:pPr>
    </w:p>
    <w:p w14:paraId="2F118E35" w14:textId="5B8E7DEB" w:rsidR="00042EDB" w:rsidRPr="00042EDB" w:rsidRDefault="00042EDB" w:rsidP="00042EDB">
      <w:pPr>
        <w:spacing w:line="360" w:lineRule="auto"/>
        <w:rPr>
          <w:i/>
          <w:color w:val="0000FF"/>
        </w:rPr>
      </w:pPr>
      <w:r w:rsidRPr="00042EDB">
        <w:rPr>
          <w:i/>
          <w:color w:val="0000FF"/>
        </w:rPr>
        <w:t xml:space="preserve">For each component in the system, present the </w:t>
      </w:r>
      <w:r w:rsidR="00CF5B9A">
        <w:rPr>
          <w:i/>
          <w:color w:val="0000FF"/>
          <w:lang w:val="en-US"/>
        </w:rPr>
        <w:t xml:space="preserve">related </w:t>
      </w:r>
      <w:r w:rsidRPr="00042EDB">
        <w:rPr>
          <w:i/>
          <w:color w:val="0000FF"/>
        </w:rPr>
        <w:t>class diagram of that component.</w:t>
      </w:r>
    </w:p>
    <w:p w14:paraId="2F118E36" w14:textId="77777777" w:rsidR="00042EDB" w:rsidRDefault="00042EDB" w:rsidP="00042EDB">
      <w:pPr>
        <w:spacing w:line="360" w:lineRule="auto"/>
        <w:rPr>
          <w:i/>
          <w:color w:val="0000FF"/>
        </w:rPr>
      </w:pPr>
      <w:r w:rsidRPr="00042EDB">
        <w:rPr>
          <w:i/>
          <w:color w:val="0000FF"/>
        </w:rPr>
        <w:t xml:space="preserve">The </w:t>
      </w:r>
      <w:r w:rsidR="00CF5B9A">
        <w:rPr>
          <w:i/>
          <w:color w:val="0000FF"/>
          <w:lang w:val="en-US"/>
        </w:rPr>
        <w:t>attributes</w:t>
      </w:r>
      <w:r w:rsidRPr="00042EDB">
        <w:rPr>
          <w:i/>
          <w:color w:val="0000FF"/>
        </w:rPr>
        <w:t xml:space="preserve"> and methods </w:t>
      </w:r>
      <w:r w:rsidR="0077376F">
        <w:rPr>
          <w:i/>
          <w:color w:val="0000FF"/>
          <w:lang w:val="en-US"/>
        </w:rPr>
        <w:t>should</w:t>
      </w:r>
      <w:r w:rsidRPr="00042EDB">
        <w:rPr>
          <w:i/>
          <w:color w:val="0000FF"/>
        </w:rPr>
        <w:t xml:space="preserve"> be detailed, or simply</w:t>
      </w:r>
      <w:r w:rsidR="00CE4410">
        <w:rPr>
          <w:i/>
          <w:color w:val="0000FF"/>
          <w:lang w:val="en-US"/>
        </w:rPr>
        <w:t xml:space="preserve"> use</w:t>
      </w:r>
      <w:r w:rsidRPr="00042EDB">
        <w:rPr>
          <w:i/>
          <w:color w:val="0000FF"/>
        </w:rPr>
        <w:t xml:space="preserve"> the name of the classes.</w:t>
      </w:r>
    </w:p>
    <w:p w14:paraId="2F118E37" w14:textId="77777777" w:rsidR="008846F1" w:rsidRDefault="00042EDB" w:rsidP="008846F1">
      <w:pPr>
        <w:spacing w:line="360" w:lineRule="auto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(</w:t>
      </w:r>
      <w:r w:rsidR="008846F1" w:rsidRPr="008846F1">
        <w:rPr>
          <w:i/>
          <w:color w:val="0000FF"/>
        </w:rPr>
        <w:t xml:space="preserve">Với mỗi thành phần trong hệ thống, Anh/Chị hãy trình bày sơ đồ lớp của thành phần đó. </w:t>
      </w:r>
    </w:p>
    <w:p w14:paraId="2F118E38" w14:textId="77777777" w:rsidR="008846F1" w:rsidRPr="008846F1" w:rsidRDefault="008846F1" w:rsidP="008846F1">
      <w:pPr>
        <w:spacing w:line="360" w:lineRule="auto"/>
        <w:rPr>
          <w:i/>
          <w:color w:val="0000FF"/>
          <w:lang w:val="en-US"/>
        </w:rPr>
      </w:pPr>
      <w:r w:rsidRPr="008846F1">
        <w:rPr>
          <w:i/>
          <w:color w:val="0000FF"/>
        </w:rPr>
        <w:t xml:space="preserve">Có thể trình bày chi tiết các thuộc tính và phương thức, hoặc chỉ cần trình bày tên của </w:t>
      </w:r>
      <w:r>
        <w:rPr>
          <w:i/>
          <w:color w:val="0000FF"/>
          <w:lang w:val="en-US"/>
        </w:rPr>
        <w:t>các lớp đối tượng.</w:t>
      </w:r>
      <w:r w:rsidR="00042EDB">
        <w:rPr>
          <w:i/>
          <w:color w:val="0000FF"/>
          <w:lang w:val="en-US"/>
        </w:rPr>
        <w:t>)</w:t>
      </w:r>
    </w:p>
    <w:p w14:paraId="2F118E39" w14:textId="77777777" w:rsidR="008846F1" w:rsidRPr="008846F1" w:rsidRDefault="00284B9F" w:rsidP="008846F1">
      <w:pPr>
        <w:spacing w:line="360" w:lineRule="auto"/>
        <w:rPr>
          <w:b/>
          <w:i/>
          <w:color w:val="0000FF"/>
          <w:lang w:val="en-US"/>
        </w:rPr>
      </w:pPr>
      <w:r>
        <w:rPr>
          <w:b/>
          <w:i/>
          <w:color w:val="0000FF"/>
          <w:lang w:val="en-US"/>
        </w:rPr>
        <w:t>Examle</w:t>
      </w:r>
      <w:r w:rsidR="008846F1" w:rsidRPr="008846F1">
        <w:rPr>
          <w:b/>
          <w:i/>
          <w:color w:val="0000FF"/>
          <w:lang w:val="en-US"/>
        </w:rPr>
        <w:t>:</w:t>
      </w:r>
    </w:p>
    <w:p w14:paraId="2F118E3A" w14:textId="77777777" w:rsidR="008846F1" w:rsidRDefault="00007EA2" w:rsidP="008846F1">
      <w:r>
        <w:rPr>
          <w:noProof/>
        </w:rPr>
        <w:lastRenderedPageBreak/>
        <w:drawing>
          <wp:inline distT="0" distB="0" distL="0" distR="0" wp14:anchorId="2F118E58" wp14:editId="2F118E59">
            <wp:extent cx="5581650" cy="1171575"/>
            <wp:effectExtent l="0" t="0" r="0" b="0"/>
            <wp:docPr id="2" name="Ả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73"/>
        <w:gridCol w:w="6377"/>
      </w:tblGrid>
      <w:tr w:rsidR="008846F1" w:rsidRPr="00800148" w14:paraId="2F118E3D" w14:textId="77777777" w:rsidTr="00800148">
        <w:tc>
          <w:tcPr>
            <w:tcW w:w="3001" w:type="dxa"/>
          </w:tcPr>
          <w:p w14:paraId="2F118E3B" w14:textId="77777777" w:rsidR="008846F1" w:rsidRPr="00800148" w:rsidRDefault="000921AE" w:rsidP="00800148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Class name</w:t>
            </w:r>
          </w:p>
        </w:tc>
        <w:tc>
          <w:tcPr>
            <w:tcW w:w="6463" w:type="dxa"/>
          </w:tcPr>
          <w:p w14:paraId="2F118E3C" w14:textId="77777777" w:rsidR="008846F1" w:rsidRPr="000921AE" w:rsidRDefault="000921AE" w:rsidP="00800148">
            <w:pPr>
              <w:jc w:val="center"/>
              <w:rPr>
                <w:b/>
                <w:color w:val="0000FF"/>
                <w:szCs w:val="26"/>
                <w:lang w:val="en-US"/>
              </w:rPr>
            </w:pPr>
            <w:r>
              <w:rPr>
                <w:b/>
                <w:color w:val="0000FF"/>
                <w:szCs w:val="26"/>
                <w:lang w:val="en-US"/>
              </w:rPr>
              <w:t>Description</w:t>
            </w:r>
          </w:p>
        </w:tc>
      </w:tr>
      <w:tr w:rsidR="008846F1" w:rsidRPr="00800148" w14:paraId="2F118E40" w14:textId="77777777" w:rsidTr="00800148">
        <w:tc>
          <w:tcPr>
            <w:tcW w:w="3001" w:type="dxa"/>
          </w:tcPr>
          <w:p w14:paraId="2F118E3E" w14:textId="77777777" w:rsidR="008846F1" w:rsidRPr="00800148" w:rsidRDefault="008846F1" w:rsidP="002B1900">
            <w:pPr>
              <w:rPr>
                <w:color w:val="0000FF"/>
                <w:szCs w:val="26"/>
              </w:rPr>
            </w:pPr>
            <w:r w:rsidRPr="00800148">
              <w:rPr>
                <w:color w:val="0000FF"/>
                <w:szCs w:val="26"/>
              </w:rPr>
              <w:t>UsrCtrlTitle</w:t>
            </w:r>
          </w:p>
        </w:tc>
        <w:tc>
          <w:tcPr>
            <w:tcW w:w="6463" w:type="dxa"/>
          </w:tcPr>
          <w:p w14:paraId="2F118E3F" w14:textId="77777777" w:rsidR="008846F1" w:rsidRPr="00117949" w:rsidRDefault="00117949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Title</w:t>
            </w:r>
          </w:p>
        </w:tc>
      </w:tr>
      <w:tr w:rsidR="008846F1" w:rsidRPr="00800148" w14:paraId="2F118E43" w14:textId="77777777" w:rsidTr="00800148">
        <w:tc>
          <w:tcPr>
            <w:tcW w:w="3001" w:type="dxa"/>
          </w:tcPr>
          <w:p w14:paraId="2F118E41" w14:textId="77777777" w:rsidR="008846F1" w:rsidRPr="00800148" w:rsidRDefault="008846F1" w:rsidP="002B1900">
            <w:pPr>
              <w:rPr>
                <w:color w:val="0000FF"/>
                <w:szCs w:val="26"/>
              </w:rPr>
            </w:pPr>
            <w:r w:rsidRPr="00800148">
              <w:rPr>
                <w:color w:val="0000FF"/>
                <w:szCs w:val="26"/>
              </w:rPr>
              <w:t>LT_BANG</w:t>
            </w:r>
          </w:p>
        </w:tc>
        <w:tc>
          <w:tcPr>
            <w:tcW w:w="6463" w:type="dxa"/>
          </w:tcPr>
          <w:p w14:paraId="2F118E42" w14:textId="77777777" w:rsidR="008846F1" w:rsidRPr="00117949" w:rsidRDefault="00117949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Open and access Database</w:t>
            </w:r>
          </w:p>
        </w:tc>
      </w:tr>
      <w:tr w:rsidR="008846F1" w:rsidRPr="00800148" w14:paraId="2F118E46" w14:textId="77777777" w:rsidTr="00800148">
        <w:tc>
          <w:tcPr>
            <w:tcW w:w="3001" w:type="dxa"/>
          </w:tcPr>
          <w:p w14:paraId="2F118E44" w14:textId="77777777" w:rsidR="008846F1" w:rsidRPr="00800148" w:rsidRDefault="008846F1" w:rsidP="002B1900">
            <w:pPr>
              <w:rPr>
                <w:color w:val="0000FF"/>
                <w:szCs w:val="26"/>
              </w:rPr>
            </w:pPr>
            <w:r w:rsidRPr="00800148">
              <w:rPr>
                <w:color w:val="0000FF"/>
                <w:szCs w:val="26"/>
              </w:rPr>
              <w:t>LT_DLL</w:t>
            </w:r>
          </w:p>
        </w:tc>
        <w:tc>
          <w:tcPr>
            <w:tcW w:w="6463" w:type="dxa"/>
          </w:tcPr>
          <w:p w14:paraId="2F118E45" w14:textId="77777777" w:rsidR="008846F1" w:rsidRPr="00800148" w:rsidRDefault="00117949" w:rsidP="002B1900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  <w:lang w:val="en-US"/>
              </w:rPr>
              <w:t xml:space="preserve">Open and access </w:t>
            </w:r>
            <w:r w:rsidR="008846F1" w:rsidRPr="00800148">
              <w:rPr>
                <w:color w:val="0000FF"/>
                <w:szCs w:val="26"/>
              </w:rPr>
              <w:t>DLL</w:t>
            </w:r>
          </w:p>
        </w:tc>
      </w:tr>
      <w:tr w:rsidR="008846F1" w:rsidRPr="00800148" w14:paraId="2F118E49" w14:textId="77777777" w:rsidTr="00800148">
        <w:tc>
          <w:tcPr>
            <w:tcW w:w="3001" w:type="dxa"/>
          </w:tcPr>
          <w:p w14:paraId="2F118E47" w14:textId="77777777" w:rsidR="008846F1" w:rsidRPr="00800148" w:rsidRDefault="008846F1" w:rsidP="002B1900">
            <w:pPr>
              <w:rPr>
                <w:color w:val="0000FF"/>
                <w:szCs w:val="26"/>
              </w:rPr>
            </w:pPr>
            <w:r w:rsidRPr="00800148">
              <w:rPr>
                <w:color w:val="0000FF"/>
                <w:szCs w:val="26"/>
              </w:rPr>
              <w:t>LT_KetNoi</w:t>
            </w:r>
          </w:p>
        </w:tc>
        <w:tc>
          <w:tcPr>
            <w:tcW w:w="6463" w:type="dxa"/>
          </w:tcPr>
          <w:p w14:paraId="2F118E48" w14:textId="77777777" w:rsidR="008846F1" w:rsidRPr="002136E5" w:rsidRDefault="002136E5" w:rsidP="002B1900">
            <w:pPr>
              <w:rPr>
                <w:color w:val="0000FF"/>
                <w:szCs w:val="26"/>
                <w:lang w:val="en-US"/>
              </w:rPr>
            </w:pPr>
            <w:r>
              <w:rPr>
                <w:color w:val="0000FF"/>
                <w:szCs w:val="26"/>
                <w:lang w:val="en-US"/>
              </w:rPr>
              <w:t>Send</w:t>
            </w:r>
            <w:r w:rsidR="008846F1" w:rsidRPr="00800148">
              <w:rPr>
                <w:color w:val="0000FF"/>
                <w:szCs w:val="26"/>
              </w:rPr>
              <w:t xml:space="preserve"> GET và POST</w:t>
            </w:r>
            <w:r>
              <w:rPr>
                <w:color w:val="0000FF"/>
                <w:szCs w:val="26"/>
                <w:lang w:val="en-US"/>
              </w:rPr>
              <w:t xml:space="preserve"> </w:t>
            </w:r>
            <w:r w:rsidRPr="00800148">
              <w:rPr>
                <w:color w:val="0000FF"/>
                <w:szCs w:val="26"/>
              </w:rPr>
              <w:t>request</w:t>
            </w:r>
          </w:p>
        </w:tc>
      </w:tr>
      <w:tr w:rsidR="008846F1" w:rsidRPr="00800148" w14:paraId="2F118E4C" w14:textId="77777777" w:rsidTr="00800148">
        <w:tc>
          <w:tcPr>
            <w:tcW w:w="3001" w:type="dxa"/>
          </w:tcPr>
          <w:p w14:paraId="2F118E4A" w14:textId="77777777" w:rsidR="008846F1" w:rsidRPr="00800148" w:rsidRDefault="008846F1" w:rsidP="002B1900">
            <w:pPr>
              <w:rPr>
                <w:color w:val="0000FF"/>
                <w:szCs w:val="26"/>
              </w:rPr>
            </w:pPr>
            <w:r w:rsidRPr="00800148">
              <w:rPr>
                <w:color w:val="0000FF"/>
                <w:szCs w:val="26"/>
              </w:rPr>
              <w:t>LT_XML</w:t>
            </w:r>
          </w:p>
        </w:tc>
        <w:tc>
          <w:tcPr>
            <w:tcW w:w="6463" w:type="dxa"/>
          </w:tcPr>
          <w:p w14:paraId="2F118E4B" w14:textId="77777777" w:rsidR="008846F1" w:rsidRPr="00800148" w:rsidRDefault="00E95936" w:rsidP="002B1900">
            <w:pPr>
              <w:rPr>
                <w:color w:val="0000FF"/>
                <w:szCs w:val="26"/>
              </w:rPr>
            </w:pPr>
            <w:r>
              <w:rPr>
                <w:color w:val="0000FF"/>
                <w:szCs w:val="26"/>
                <w:lang w:val="en-US"/>
              </w:rPr>
              <w:t xml:space="preserve">Open and access </w:t>
            </w:r>
            <w:r w:rsidR="008846F1" w:rsidRPr="00800148">
              <w:rPr>
                <w:color w:val="0000FF"/>
                <w:szCs w:val="26"/>
              </w:rPr>
              <w:t>XML</w:t>
            </w:r>
          </w:p>
        </w:tc>
      </w:tr>
    </w:tbl>
    <w:p w14:paraId="2F118E4D" w14:textId="77777777" w:rsidR="008846F1" w:rsidRDefault="008846F1" w:rsidP="008846F1">
      <w:pPr>
        <w:rPr>
          <w:i/>
          <w:lang w:val="en-US"/>
        </w:rPr>
      </w:pPr>
    </w:p>
    <w:p w14:paraId="2F118E4E" w14:textId="77777777" w:rsidR="000D1CAE" w:rsidRDefault="000D1CAE" w:rsidP="000D1CAE">
      <w:pPr>
        <w:spacing w:line="360" w:lineRule="auto"/>
        <w:jc w:val="both"/>
        <w:rPr>
          <w:b/>
          <w:i/>
          <w:color w:val="0000FF"/>
          <w:u w:val="single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812"/>
        <w:gridCol w:w="8548"/>
      </w:tblGrid>
      <w:tr w:rsidR="000D1CAE" w:rsidRPr="00800148" w14:paraId="2F118E55" w14:textId="77777777" w:rsidTr="00800148">
        <w:trPr>
          <w:trHeight w:val="2439"/>
        </w:trPr>
        <w:tc>
          <w:tcPr>
            <w:tcW w:w="817" w:type="dxa"/>
            <w:vAlign w:val="center"/>
          </w:tcPr>
          <w:p w14:paraId="2F118E4F" w14:textId="77777777" w:rsidR="000D1CAE" w:rsidRPr="00007EA2" w:rsidRDefault="000D1CAE" w:rsidP="00800148">
            <w:pPr>
              <w:jc w:val="center"/>
              <w:rPr>
                <w:b/>
                <w:i/>
                <w:color w:val="0000FF"/>
                <w:szCs w:val="114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07EA2">
              <w:rPr>
                <w:b/>
                <w:i/>
                <w:color w:val="0000FF"/>
                <w:sz w:val="114"/>
                <w:szCs w:val="114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!</w:t>
            </w:r>
          </w:p>
        </w:tc>
        <w:tc>
          <w:tcPr>
            <w:tcW w:w="8759" w:type="dxa"/>
          </w:tcPr>
          <w:p w14:paraId="2F118E50" w14:textId="77777777" w:rsidR="000D1CAE" w:rsidRPr="00800148" w:rsidRDefault="001F33FE" w:rsidP="00800148">
            <w:pPr>
              <w:spacing w:line="360" w:lineRule="auto"/>
              <w:jc w:val="both"/>
              <w:rPr>
                <w:b/>
                <w:i/>
                <w:color w:val="0000FF"/>
                <w:u w:val="single"/>
                <w:lang w:val="en-US"/>
              </w:rPr>
            </w:pPr>
            <w:r>
              <w:rPr>
                <w:b/>
                <w:i/>
                <w:color w:val="0000FF"/>
                <w:u w:val="single"/>
                <w:lang w:val="en-US"/>
              </w:rPr>
              <w:t>Note</w:t>
            </w:r>
            <w:r w:rsidR="000D1CAE" w:rsidRPr="00800148">
              <w:rPr>
                <w:b/>
                <w:i/>
                <w:color w:val="0000FF"/>
                <w:u w:val="single"/>
                <w:lang w:val="en-US"/>
              </w:rPr>
              <w:t>:</w:t>
            </w:r>
          </w:p>
          <w:p w14:paraId="2F118E51" w14:textId="77777777" w:rsidR="004E1738" w:rsidRPr="004E1738" w:rsidRDefault="004E1738" w:rsidP="004E1738">
            <w:pPr>
              <w:numPr>
                <w:ilvl w:val="0"/>
                <w:numId w:val="41"/>
              </w:numPr>
              <w:spacing w:line="360" w:lineRule="auto"/>
              <w:jc w:val="both"/>
              <w:rPr>
                <w:i/>
                <w:color w:val="0000FF"/>
                <w:lang w:val="en-US"/>
              </w:rPr>
            </w:pPr>
            <w:r w:rsidRPr="004E1738">
              <w:rPr>
                <w:i/>
                <w:color w:val="0000FF"/>
                <w:lang w:val="en-US"/>
              </w:rPr>
              <w:t>You can use diagramming tools to get the (real) class diagram of the application</w:t>
            </w:r>
          </w:p>
          <w:p w14:paraId="2F118E52" w14:textId="77777777" w:rsidR="004E1738" w:rsidRDefault="004E1738" w:rsidP="004E1738">
            <w:pPr>
              <w:numPr>
                <w:ilvl w:val="0"/>
                <w:numId w:val="41"/>
              </w:numPr>
              <w:spacing w:line="360" w:lineRule="auto"/>
              <w:jc w:val="both"/>
              <w:rPr>
                <w:i/>
                <w:color w:val="0000FF"/>
                <w:lang w:val="en-US"/>
              </w:rPr>
            </w:pPr>
            <w:r w:rsidRPr="004E1738">
              <w:rPr>
                <w:i/>
                <w:color w:val="0000FF"/>
                <w:lang w:val="en-US"/>
              </w:rPr>
              <w:t xml:space="preserve">If there are special points in the architecture, such as applying Design Pattern, using .Net Tier/MVC architecture…, supporting plug-in mechanism…, </w:t>
            </w:r>
            <w:r w:rsidR="009B0C47">
              <w:rPr>
                <w:i/>
                <w:color w:val="0000FF"/>
                <w:lang w:val="en-US"/>
              </w:rPr>
              <w:t xml:space="preserve">it’s necessary </w:t>
            </w:r>
            <w:r w:rsidRPr="004E1738">
              <w:rPr>
                <w:i/>
                <w:color w:val="0000FF"/>
                <w:lang w:val="en-US"/>
              </w:rPr>
              <w:t>to presen</w:t>
            </w:r>
            <w:r w:rsidR="003E6FCC">
              <w:rPr>
                <w:i/>
                <w:color w:val="0000FF"/>
                <w:lang w:val="en-US"/>
              </w:rPr>
              <w:t>t</w:t>
            </w:r>
            <w:r w:rsidRPr="004E1738">
              <w:rPr>
                <w:i/>
                <w:color w:val="0000FF"/>
                <w:lang w:val="en-US"/>
              </w:rPr>
              <w:t xml:space="preserve"> clear</w:t>
            </w:r>
            <w:r w:rsidR="003E6FCC">
              <w:rPr>
                <w:i/>
                <w:color w:val="0000FF"/>
                <w:lang w:val="en-US"/>
              </w:rPr>
              <w:t>ly</w:t>
            </w:r>
            <w:r w:rsidR="001B0159">
              <w:rPr>
                <w:i/>
                <w:color w:val="0000FF"/>
                <w:lang w:val="en-US"/>
              </w:rPr>
              <w:t xml:space="preserve"> about</w:t>
            </w:r>
            <w:r w:rsidRPr="004E1738">
              <w:rPr>
                <w:i/>
                <w:color w:val="0000FF"/>
                <w:lang w:val="en-US"/>
              </w:rPr>
              <w:t xml:space="preserve"> this</w:t>
            </w:r>
            <w:r w:rsidR="009B0C47">
              <w:rPr>
                <w:i/>
                <w:color w:val="0000FF"/>
                <w:lang w:val="en-US"/>
              </w:rPr>
              <w:t>.</w:t>
            </w:r>
          </w:p>
          <w:p w14:paraId="2F118E53" w14:textId="77777777" w:rsidR="000D1CAE" w:rsidRPr="00800148" w:rsidRDefault="004E1738" w:rsidP="004E1738">
            <w:pPr>
              <w:spacing w:line="360" w:lineRule="auto"/>
              <w:ind w:left="720"/>
              <w:jc w:val="both"/>
              <w:rPr>
                <w:i/>
                <w:color w:val="0000FF"/>
                <w:lang w:val="en-US"/>
              </w:rPr>
            </w:pPr>
            <w:r>
              <w:rPr>
                <w:i/>
                <w:color w:val="0000FF"/>
                <w:lang w:val="en-US"/>
              </w:rPr>
              <w:t>(</w:t>
            </w:r>
            <w:r w:rsidR="000D1CAE" w:rsidRPr="00800148">
              <w:rPr>
                <w:i/>
                <w:color w:val="0000FF"/>
                <w:lang w:val="en-US"/>
              </w:rPr>
              <w:t xml:space="preserve">Anh/Chị có thể sử dụng </w:t>
            </w:r>
            <w:r w:rsidR="007B5F5E">
              <w:rPr>
                <w:i/>
                <w:color w:val="0000FF"/>
                <w:lang w:val="en-US"/>
              </w:rPr>
              <w:t>sử dụng các công cụ vẽ diagram</w:t>
            </w:r>
            <w:r w:rsidR="000D1CAE" w:rsidRPr="00800148">
              <w:rPr>
                <w:i/>
                <w:color w:val="0000FF"/>
                <w:lang w:val="en-US"/>
              </w:rPr>
              <w:t xml:space="preserve"> để có được sơ đồ lớp (thực tế) của ứng dụng</w:t>
            </w:r>
          </w:p>
          <w:p w14:paraId="2F118E54" w14:textId="77777777" w:rsidR="000D1CAE" w:rsidRPr="00800148" w:rsidRDefault="000D1CAE" w:rsidP="004E1738">
            <w:pPr>
              <w:spacing w:line="360" w:lineRule="auto"/>
              <w:ind w:left="720"/>
              <w:jc w:val="both"/>
              <w:rPr>
                <w:i/>
                <w:color w:val="0000FF"/>
                <w:lang w:val="en-US"/>
              </w:rPr>
            </w:pPr>
            <w:r w:rsidRPr="00800148">
              <w:rPr>
                <w:i/>
                <w:color w:val="0000FF"/>
                <w:lang w:val="en-US"/>
              </w:rPr>
              <w:t xml:space="preserve">Nếu có các điểm đặc biệt trong kiến </w:t>
            </w:r>
            <w:proofErr w:type="gramStart"/>
            <w:r w:rsidRPr="00800148">
              <w:rPr>
                <w:i/>
                <w:color w:val="0000FF"/>
                <w:lang w:val="en-US"/>
              </w:rPr>
              <w:t>trúc,  ví</w:t>
            </w:r>
            <w:proofErr w:type="gramEnd"/>
            <w:r w:rsidRPr="00800148">
              <w:rPr>
                <w:i/>
                <w:color w:val="0000FF"/>
                <w:lang w:val="en-US"/>
              </w:rPr>
              <w:t xml:space="preserve"> dụ như áp dụng mẫu thiết kế (Design Pattern), sử dụng kiến trúc .Net Tier/MVC…, hỗ trợ cơ chế plug-in…, Anh/Chị cần trình bày rõ để thể hiện điều này</w:t>
            </w:r>
            <w:r w:rsidR="004E1738">
              <w:rPr>
                <w:i/>
                <w:color w:val="0000FF"/>
                <w:lang w:val="en-US"/>
              </w:rPr>
              <w:t>)</w:t>
            </w:r>
          </w:p>
        </w:tc>
      </w:tr>
    </w:tbl>
    <w:p w14:paraId="2F118E56" w14:textId="77777777" w:rsidR="008846F1" w:rsidRPr="000D1CAE" w:rsidRDefault="008846F1" w:rsidP="000D1CAE">
      <w:pPr>
        <w:spacing w:line="360" w:lineRule="auto"/>
        <w:jc w:val="both"/>
        <w:rPr>
          <w:lang w:val="en-US"/>
        </w:rPr>
      </w:pPr>
    </w:p>
    <w:sectPr w:rsidR="008846F1" w:rsidRPr="000D1CAE" w:rsidSect="005E2817">
      <w:headerReference w:type="default" r:id="rId20"/>
      <w:footerReference w:type="default" r:id="rId21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04137" w14:textId="77777777" w:rsidR="00AC7420" w:rsidRDefault="00AC7420">
      <w:r>
        <w:separator/>
      </w:r>
    </w:p>
  </w:endnote>
  <w:endnote w:type="continuationSeparator" w:id="0">
    <w:p w14:paraId="3C1986A5" w14:textId="77777777" w:rsidR="00AC7420" w:rsidRDefault="00AC7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FD06E2" w14:paraId="2F118E6F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2F118E6D" w14:textId="77777777" w:rsidR="00FD06E2" w:rsidRPr="007A1DE8" w:rsidRDefault="00FD06E2" w:rsidP="00565DFE">
          <w:pPr>
            <w:rPr>
              <w:lang w:val="en-US"/>
            </w:rPr>
          </w:pP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2F118E6E" w14:textId="77777777" w:rsidR="00FD06E2" w:rsidRDefault="00916F8C" w:rsidP="00565DFE">
          <w:pPr>
            <w:jc w:val="right"/>
          </w:pPr>
          <w:r>
            <w:rPr>
              <w:lang w:val="en-US"/>
            </w:rPr>
            <w:t>Page</w:t>
          </w:r>
          <w:r w:rsidR="00FD06E2">
            <w:t xml:space="preserve"> </w:t>
          </w:r>
          <w:r w:rsidR="00FD06E2">
            <w:rPr>
              <w:rStyle w:val="PageNumber"/>
            </w:rPr>
            <w:fldChar w:fldCharType="begin"/>
          </w:r>
          <w:r w:rsidR="00FD06E2">
            <w:rPr>
              <w:rStyle w:val="PageNumber"/>
            </w:rPr>
            <w:instrText xml:space="preserve">page </w:instrText>
          </w:r>
          <w:r w:rsidR="00FD06E2">
            <w:rPr>
              <w:rStyle w:val="PageNumber"/>
            </w:rPr>
            <w:fldChar w:fldCharType="separate"/>
          </w:r>
          <w:r w:rsidR="009B3B67">
            <w:rPr>
              <w:rStyle w:val="PageNumber"/>
              <w:noProof/>
            </w:rPr>
            <w:t>4</w:t>
          </w:r>
          <w:r w:rsidR="00FD06E2">
            <w:rPr>
              <w:rStyle w:val="PageNumber"/>
            </w:rPr>
            <w:fldChar w:fldCharType="end"/>
          </w:r>
        </w:p>
      </w:tc>
    </w:tr>
  </w:tbl>
  <w:p w14:paraId="2F118E70" w14:textId="77777777" w:rsidR="00FD06E2" w:rsidRPr="0037628A" w:rsidRDefault="00FD06E2" w:rsidP="0037628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8DA4F" w14:textId="77777777" w:rsidR="00AC7420" w:rsidRDefault="00AC7420">
      <w:r>
        <w:separator/>
      </w:r>
    </w:p>
  </w:footnote>
  <w:footnote w:type="continuationSeparator" w:id="0">
    <w:p w14:paraId="477D141D" w14:textId="77777777" w:rsidR="00AC7420" w:rsidRDefault="00AC7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8E5E" w14:textId="77777777" w:rsidR="008823AE" w:rsidRDefault="008823AE" w:rsidP="008823AE"/>
  <w:p w14:paraId="2F118E5F" w14:textId="77777777" w:rsidR="003532F6" w:rsidRDefault="003532F6" w:rsidP="003532F6"/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352"/>
      <w:gridCol w:w="8008"/>
    </w:tblGrid>
    <w:tr w:rsidR="003532F6" w14:paraId="2F118E64" w14:textId="77777777" w:rsidTr="002261C5">
      <w:tc>
        <w:tcPr>
          <w:tcW w:w="1384" w:type="dxa"/>
        </w:tcPr>
        <w:p w14:paraId="2F118E60" w14:textId="77777777" w:rsidR="003532F6" w:rsidRDefault="003532F6" w:rsidP="003532F6"/>
      </w:tc>
      <w:tc>
        <w:tcPr>
          <w:tcW w:w="8192" w:type="dxa"/>
          <w:vAlign w:val="center"/>
        </w:tcPr>
        <w:p w14:paraId="2F118E61" w14:textId="77777777" w:rsidR="003532F6" w:rsidRPr="00CE0CA7" w:rsidRDefault="003532F6" w:rsidP="003532F6">
          <w:pPr>
            <w:jc w:val="right"/>
            <w:rPr>
              <w:rFonts w:ascii="Arial" w:hAnsi="Arial"/>
              <w:bCs/>
              <w:sz w:val="22"/>
              <w:szCs w:val="6"/>
            </w:rPr>
          </w:pPr>
          <w:r w:rsidRPr="00CE0CA7">
            <w:rPr>
              <w:rFonts w:ascii="Arial" w:hAnsi="Arial"/>
              <w:bCs/>
              <w:sz w:val="22"/>
              <w:szCs w:val="6"/>
            </w:rPr>
            <w:t>University of Information Technology</w:t>
          </w:r>
        </w:p>
        <w:p w14:paraId="2F118E62" w14:textId="77777777" w:rsidR="003532F6" w:rsidRDefault="003532F6" w:rsidP="003532F6">
          <w:pPr>
            <w:jc w:val="right"/>
            <w:rPr>
              <w:rFonts w:ascii="Arial" w:hAnsi="Arial"/>
              <w:b/>
              <w:sz w:val="36"/>
            </w:rPr>
          </w:pPr>
          <w:r w:rsidRPr="00CE0CA7">
            <w:rPr>
              <w:rFonts w:ascii="Arial" w:hAnsi="Arial"/>
              <w:b/>
              <w:sz w:val="22"/>
              <w:szCs w:val="6"/>
            </w:rPr>
            <w:t>The Faculty of Software Engineering</w:t>
          </w:r>
        </w:p>
        <w:p w14:paraId="2F118E63" w14:textId="77777777" w:rsidR="003532F6" w:rsidRPr="00AA5D18" w:rsidRDefault="003532F6" w:rsidP="003532F6">
          <w:pPr>
            <w:jc w:val="right"/>
            <w:rPr>
              <w:rFonts w:ascii="Arial" w:hAnsi="Arial" w:cs="Arial"/>
              <w:color w:val="FFFFFF"/>
              <w:sz w:val="2"/>
              <w:szCs w:val="2"/>
              <w:lang w:val="en-US"/>
            </w:rPr>
          </w:pPr>
        </w:p>
      </w:tc>
    </w:tr>
  </w:tbl>
  <w:p w14:paraId="2F118E65" w14:textId="77777777" w:rsidR="003532F6" w:rsidRPr="00AF614A" w:rsidRDefault="003532F6" w:rsidP="003532F6">
    <w:pPr>
      <w:pStyle w:val="Header"/>
      <w:jc w:val="right"/>
    </w:pPr>
    <w:r w:rsidRPr="00CE0CA7">
      <w:rPr>
        <w:rFonts w:ascii="Arial" w:hAnsi="Arial"/>
        <w:b/>
        <w:sz w:val="34"/>
      </w:rPr>
      <w:t>Object-Oriented Software Development Project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729"/>
      <w:gridCol w:w="2621"/>
    </w:tblGrid>
    <w:tr w:rsidR="003661D0" w14:paraId="2F118E68" w14:textId="77777777" w:rsidTr="00800148">
      <w:tc>
        <w:tcPr>
          <w:tcW w:w="6912" w:type="dxa"/>
        </w:tcPr>
        <w:p w14:paraId="2F118E66" w14:textId="365E6311" w:rsidR="003661D0" w:rsidRPr="00800148" w:rsidRDefault="008727D5" w:rsidP="003661D0">
          <w:pPr>
            <w:pStyle w:val="Header"/>
            <w:spacing w:line="240" w:lineRule="atLeast"/>
            <w:rPr>
              <w:color w:val="0000FF"/>
              <w:lang w:val="en-US"/>
            </w:rPr>
          </w:pPr>
          <w:r w:rsidRPr="008727D5">
            <w:rPr>
              <w:color w:val="0000FF"/>
              <w:lang w:val="en-US"/>
            </w:rPr>
            <w:t>Private Clinic System</w:t>
          </w:r>
        </w:p>
      </w:tc>
      <w:tc>
        <w:tcPr>
          <w:tcW w:w="2664" w:type="dxa"/>
        </w:tcPr>
        <w:p w14:paraId="2F118E67" w14:textId="06C1ECC9" w:rsidR="003661D0" w:rsidRPr="00800148" w:rsidRDefault="003661D0" w:rsidP="003661D0">
          <w:pPr>
            <w:pStyle w:val="Header"/>
            <w:spacing w:line="240" w:lineRule="atLeast"/>
            <w:rPr>
              <w:lang w:val="en-US"/>
            </w:rPr>
          </w:pPr>
          <w:r>
            <w:rPr>
              <w:lang w:val="en-US"/>
            </w:rPr>
            <w:t>Version</w:t>
          </w:r>
          <w:r w:rsidRPr="00AA5D18">
            <w:rPr>
              <w:lang w:val="en-US"/>
            </w:rPr>
            <w:t xml:space="preserve">: </w:t>
          </w:r>
          <w:r w:rsidR="008727D5">
            <w:rPr>
              <w:color w:val="0000FF"/>
              <w:lang w:val="en-US"/>
            </w:rPr>
            <w:t>1.1</w:t>
          </w:r>
        </w:p>
      </w:tc>
    </w:tr>
    <w:tr w:rsidR="003661D0" w14:paraId="2F118E6B" w14:textId="77777777" w:rsidTr="00800148">
      <w:trPr>
        <w:trHeight w:val="130"/>
      </w:trPr>
      <w:tc>
        <w:tcPr>
          <w:tcW w:w="6912" w:type="dxa"/>
        </w:tcPr>
        <w:p w14:paraId="2F118E69" w14:textId="77777777" w:rsidR="003661D0" w:rsidRPr="00800148" w:rsidRDefault="003661D0" w:rsidP="003661D0">
          <w:pPr>
            <w:pStyle w:val="Header"/>
            <w:spacing w:line="240" w:lineRule="atLeast"/>
            <w:rPr>
              <w:lang w:val="en-US"/>
            </w:rPr>
          </w:pPr>
          <w:r w:rsidRPr="00C56C9B">
            <w:t xml:space="preserve">Statement of the </w:t>
          </w:r>
          <w:r>
            <w:rPr>
              <w:lang w:val="en-US"/>
            </w:rPr>
            <w:t>p</w:t>
          </w:r>
          <w:r w:rsidRPr="00C56C9B">
            <w:t>roject</w:t>
          </w:r>
        </w:p>
      </w:tc>
      <w:tc>
        <w:tcPr>
          <w:tcW w:w="2664" w:type="dxa"/>
        </w:tcPr>
        <w:p w14:paraId="2F118E6A" w14:textId="77990983" w:rsidR="003661D0" w:rsidRPr="00800148" w:rsidRDefault="003661D0" w:rsidP="003661D0">
          <w:pPr>
            <w:pStyle w:val="Header"/>
            <w:spacing w:line="240" w:lineRule="atLeast"/>
            <w:rPr>
              <w:lang w:val="en-US"/>
            </w:rPr>
          </w:pPr>
          <w:r>
            <w:rPr>
              <w:lang w:val="en-US"/>
            </w:rPr>
            <w:t>Date</w:t>
          </w:r>
          <w:r w:rsidRPr="00AA5D18">
            <w:rPr>
              <w:lang w:val="en-US"/>
            </w:rPr>
            <w:t xml:space="preserve">: </w:t>
          </w:r>
          <w:r w:rsidR="006B2F38">
            <w:rPr>
              <w:color w:val="0000FF"/>
              <w:lang w:val="en-US"/>
            </w:rPr>
            <w:t>08</w:t>
          </w:r>
          <w:r w:rsidRPr="00AA5D18">
            <w:rPr>
              <w:color w:val="0000FF"/>
              <w:lang w:val="en-US"/>
            </w:rPr>
            <w:t>/</w:t>
          </w:r>
          <w:r w:rsidR="006B2F38">
            <w:rPr>
              <w:color w:val="0000FF"/>
              <w:lang w:val="en-US"/>
            </w:rPr>
            <w:t>11</w:t>
          </w:r>
          <w:r w:rsidRPr="00AA5D18">
            <w:rPr>
              <w:color w:val="0000FF"/>
              <w:lang w:val="en-US"/>
            </w:rPr>
            <w:t>/</w:t>
          </w:r>
          <w:r w:rsidR="006B2F38">
            <w:rPr>
              <w:color w:val="0000FF"/>
              <w:lang w:val="en-US"/>
            </w:rPr>
            <w:t>2025</w:t>
          </w:r>
        </w:p>
      </w:tc>
    </w:tr>
  </w:tbl>
  <w:p w14:paraId="2F118E6C" w14:textId="77777777" w:rsidR="00FD06E2" w:rsidRPr="0037628A" w:rsidRDefault="00FD06E2" w:rsidP="0037628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85A433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E940685"/>
    <w:multiLevelType w:val="hybridMultilevel"/>
    <w:tmpl w:val="AC18A81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12D6923"/>
    <w:multiLevelType w:val="hybridMultilevel"/>
    <w:tmpl w:val="54A22B7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B562CAE"/>
    <w:multiLevelType w:val="hybridMultilevel"/>
    <w:tmpl w:val="73143DF4"/>
    <w:lvl w:ilvl="0" w:tplc="55981E88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FB8651D"/>
    <w:multiLevelType w:val="hybridMultilevel"/>
    <w:tmpl w:val="994695C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26876C7"/>
    <w:multiLevelType w:val="hybridMultilevel"/>
    <w:tmpl w:val="9938A7B6"/>
    <w:lvl w:ilvl="0" w:tplc="637878C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CCA4D89"/>
    <w:multiLevelType w:val="hybridMultilevel"/>
    <w:tmpl w:val="3EB87112"/>
    <w:lvl w:ilvl="0" w:tplc="637878C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1D4847"/>
    <w:multiLevelType w:val="hybridMultilevel"/>
    <w:tmpl w:val="2E921D2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637FE0"/>
    <w:multiLevelType w:val="hybridMultilevel"/>
    <w:tmpl w:val="101450F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563B69EC"/>
    <w:multiLevelType w:val="hybridMultilevel"/>
    <w:tmpl w:val="AD263F4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83096C"/>
    <w:multiLevelType w:val="multilevel"/>
    <w:tmpl w:val="8388A0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0DF6A06"/>
    <w:multiLevelType w:val="hybridMultilevel"/>
    <w:tmpl w:val="179E5A2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55981E88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74696872">
    <w:abstractNumId w:val="0"/>
  </w:num>
  <w:num w:numId="2" w16cid:durableId="177177383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308700632">
    <w:abstractNumId w:val="24"/>
  </w:num>
  <w:num w:numId="4" w16cid:durableId="713387377">
    <w:abstractNumId w:val="21"/>
  </w:num>
  <w:num w:numId="5" w16cid:durableId="1271544148">
    <w:abstractNumId w:val="25"/>
  </w:num>
  <w:num w:numId="6" w16cid:durableId="123894917">
    <w:abstractNumId w:val="13"/>
  </w:num>
  <w:num w:numId="7" w16cid:durableId="1582788143">
    <w:abstractNumId w:val="26"/>
  </w:num>
  <w:num w:numId="8" w16cid:durableId="1482768811">
    <w:abstractNumId w:val="31"/>
  </w:num>
  <w:num w:numId="9" w16cid:durableId="26176955">
    <w:abstractNumId w:val="17"/>
  </w:num>
  <w:num w:numId="10" w16cid:durableId="1918516846">
    <w:abstractNumId w:val="11"/>
  </w:num>
  <w:num w:numId="11" w16cid:durableId="930967929">
    <w:abstractNumId w:val="37"/>
  </w:num>
  <w:num w:numId="12" w16cid:durableId="140772638">
    <w:abstractNumId w:val="33"/>
  </w:num>
  <w:num w:numId="13" w16cid:durableId="1929266637">
    <w:abstractNumId w:val="30"/>
  </w:num>
  <w:num w:numId="14" w16cid:durableId="10383027">
    <w:abstractNumId w:val="3"/>
  </w:num>
  <w:num w:numId="15" w16cid:durableId="357587153">
    <w:abstractNumId w:val="6"/>
  </w:num>
  <w:num w:numId="16" w16cid:durableId="374743366">
    <w:abstractNumId w:val="29"/>
  </w:num>
  <w:num w:numId="17" w16cid:durableId="776873902">
    <w:abstractNumId w:val="35"/>
  </w:num>
  <w:num w:numId="18" w16cid:durableId="1700085288">
    <w:abstractNumId w:val="16"/>
  </w:num>
  <w:num w:numId="19" w16cid:durableId="1023822805">
    <w:abstractNumId w:val="28"/>
  </w:num>
  <w:num w:numId="20" w16cid:durableId="1743530189">
    <w:abstractNumId w:val="34"/>
  </w:num>
  <w:num w:numId="21" w16cid:durableId="1756902545">
    <w:abstractNumId w:val="36"/>
  </w:num>
  <w:num w:numId="22" w16cid:durableId="1294096229">
    <w:abstractNumId w:val="12"/>
  </w:num>
  <w:num w:numId="23" w16cid:durableId="2009290818">
    <w:abstractNumId w:val="20"/>
  </w:num>
  <w:num w:numId="24" w16cid:durableId="369570313">
    <w:abstractNumId w:val="7"/>
  </w:num>
  <w:num w:numId="25" w16cid:durableId="1026249867">
    <w:abstractNumId w:val="5"/>
  </w:num>
  <w:num w:numId="26" w16cid:durableId="459616107">
    <w:abstractNumId w:val="18"/>
  </w:num>
  <w:num w:numId="27" w16cid:durableId="1516378299">
    <w:abstractNumId w:val="27"/>
  </w:num>
  <w:num w:numId="28" w16cid:durableId="16628475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393015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62164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56480260">
    <w:abstractNumId w:val="4"/>
  </w:num>
  <w:num w:numId="32" w16cid:durableId="2071415434">
    <w:abstractNumId w:val="2"/>
  </w:num>
  <w:num w:numId="33" w16cid:durableId="1264611679">
    <w:abstractNumId w:val="19"/>
  </w:num>
  <w:num w:numId="34" w16cid:durableId="392895278">
    <w:abstractNumId w:val="32"/>
  </w:num>
  <w:num w:numId="35" w16cid:durableId="1552231123">
    <w:abstractNumId w:val="23"/>
  </w:num>
  <w:num w:numId="36" w16cid:durableId="653334214">
    <w:abstractNumId w:val="9"/>
  </w:num>
  <w:num w:numId="37" w16cid:durableId="1458523576">
    <w:abstractNumId w:val="15"/>
  </w:num>
  <w:num w:numId="38" w16cid:durableId="1103456901">
    <w:abstractNumId w:val="8"/>
  </w:num>
  <w:num w:numId="39" w16cid:durableId="750470423">
    <w:abstractNumId w:val="22"/>
  </w:num>
  <w:num w:numId="40" w16cid:durableId="1126240459">
    <w:abstractNumId w:val="14"/>
  </w:num>
  <w:num w:numId="41" w16cid:durableId="1547794928">
    <w:abstractNumId w:val="10"/>
  </w:num>
  <w:num w:numId="42" w16cid:durableId="125647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E8"/>
    <w:rsid w:val="00001FD7"/>
    <w:rsid w:val="000021FD"/>
    <w:rsid w:val="00007EA2"/>
    <w:rsid w:val="0001651A"/>
    <w:rsid w:val="00024DF0"/>
    <w:rsid w:val="00037BB0"/>
    <w:rsid w:val="00042EDB"/>
    <w:rsid w:val="0005594F"/>
    <w:rsid w:val="000657E6"/>
    <w:rsid w:val="000747D8"/>
    <w:rsid w:val="00074FE4"/>
    <w:rsid w:val="000921AE"/>
    <w:rsid w:val="000A3CD4"/>
    <w:rsid w:val="000B3D71"/>
    <w:rsid w:val="000C0CA8"/>
    <w:rsid w:val="000C2E22"/>
    <w:rsid w:val="000D1860"/>
    <w:rsid w:val="000D1CAE"/>
    <w:rsid w:val="000E18EB"/>
    <w:rsid w:val="00105906"/>
    <w:rsid w:val="00117225"/>
    <w:rsid w:val="00117949"/>
    <w:rsid w:val="00175829"/>
    <w:rsid w:val="00176899"/>
    <w:rsid w:val="001817A4"/>
    <w:rsid w:val="00193D1B"/>
    <w:rsid w:val="001B0159"/>
    <w:rsid w:val="001C36C7"/>
    <w:rsid w:val="001F33FE"/>
    <w:rsid w:val="001F67A7"/>
    <w:rsid w:val="002136E5"/>
    <w:rsid w:val="00215F4E"/>
    <w:rsid w:val="002261C5"/>
    <w:rsid w:val="00230ABA"/>
    <w:rsid w:val="00254358"/>
    <w:rsid w:val="00254812"/>
    <w:rsid w:val="002620CE"/>
    <w:rsid w:val="00263F85"/>
    <w:rsid w:val="00284B9F"/>
    <w:rsid w:val="00292A58"/>
    <w:rsid w:val="002B1900"/>
    <w:rsid w:val="0033446A"/>
    <w:rsid w:val="0034523E"/>
    <w:rsid w:val="00352507"/>
    <w:rsid w:val="003532F6"/>
    <w:rsid w:val="00362991"/>
    <w:rsid w:val="00363B6E"/>
    <w:rsid w:val="003661D0"/>
    <w:rsid w:val="0037628A"/>
    <w:rsid w:val="00377157"/>
    <w:rsid w:val="003828FA"/>
    <w:rsid w:val="00382CD8"/>
    <w:rsid w:val="00395EBD"/>
    <w:rsid w:val="003A15E5"/>
    <w:rsid w:val="003A45F8"/>
    <w:rsid w:val="003B04FA"/>
    <w:rsid w:val="003B6D89"/>
    <w:rsid w:val="003C455C"/>
    <w:rsid w:val="003D28EA"/>
    <w:rsid w:val="003E6FCC"/>
    <w:rsid w:val="00415F1A"/>
    <w:rsid w:val="004464C7"/>
    <w:rsid w:val="00446559"/>
    <w:rsid w:val="00450013"/>
    <w:rsid w:val="004540F1"/>
    <w:rsid w:val="0046034E"/>
    <w:rsid w:val="00466936"/>
    <w:rsid w:val="00471FF1"/>
    <w:rsid w:val="00473D52"/>
    <w:rsid w:val="00495BE0"/>
    <w:rsid w:val="004B04E4"/>
    <w:rsid w:val="004B31C4"/>
    <w:rsid w:val="004B6C1A"/>
    <w:rsid w:val="004B7CC9"/>
    <w:rsid w:val="004E1738"/>
    <w:rsid w:val="004E4678"/>
    <w:rsid w:val="004F05E6"/>
    <w:rsid w:val="004F1A4F"/>
    <w:rsid w:val="00521722"/>
    <w:rsid w:val="00522239"/>
    <w:rsid w:val="00526BE9"/>
    <w:rsid w:val="0054707E"/>
    <w:rsid w:val="005567EE"/>
    <w:rsid w:val="00562E67"/>
    <w:rsid w:val="00565DFE"/>
    <w:rsid w:val="005C2CDD"/>
    <w:rsid w:val="005E2817"/>
    <w:rsid w:val="005F378C"/>
    <w:rsid w:val="005F38AF"/>
    <w:rsid w:val="005F3F51"/>
    <w:rsid w:val="00602EF8"/>
    <w:rsid w:val="00627584"/>
    <w:rsid w:val="0064124E"/>
    <w:rsid w:val="006576CF"/>
    <w:rsid w:val="006732FA"/>
    <w:rsid w:val="00676951"/>
    <w:rsid w:val="00681CD0"/>
    <w:rsid w:val="006945DE"/>
    <w:rsid w:val="006B2F38"/>
    <w:rsid w:val="006C4F0D"/>
    <w:rsid w:val="006D703C"/>
    <w:rsid w:val="006E5D43"/>
    <w:rsid w:val="0071150B"/>
    <w:rsid w:val="00746FBD"/>
    <w:rsid w:val="00764B49"/>
    <w:rsid w:val="00767ED0"/>
    <w:rsid w:val="0077376F"/>
    <w:rsid w:val="00784B8F"/>
    <w:rsid w:val="007A1DE8"/>
    <w:rsid w:val="007B5F5E"/>
    <w:rsid w:val="007C7B28"/>
    <w:rsid w:val="007D6B66"/>
    <w:rsid w:val="007E258E"/>
    <w:rsid w:val="00800148"/>
    <w:rsid w:val="00816F73"/>
    <w:rsid w:val="00832CDE"/>
    <w:rsid w:val="00840FBD"/>
    <w:rsid w:val="008469FA"/>
    <w:rsid w:val="008627CB"/>
    <w:rsid w:val="0087209E"/>
    <w:rsid w:val="008727D5"/>
    <w:rsid w:val="008823AE"/>
    <w:rsid w:val="008846F1"/>
    <w:rsid w:val="008A3E13"/>
    <w:rsid w:val="008A4FE9"/>
    <w:rsid w:val="008A7187"/>
    <w:rsid w:val="008B53D6"/>
    <w:rsid w:val="008B7DB3"/>
    <w:rsid w:val="008F22E3"/>
    <w:rsid w:val="008F6134"/>
    <w:rsid w:val="008F7BA1"/>
    <w:rsid w:val="008F7FCD"/>
    <w:rsid w:val="00900C2D"/>
    <w:rsid w:val="00902962"/>
    <w:rsid w:val="00916F8C"/>
    <w:rsid w:val="009224D8"/>
    <w:rsid w:val="0094290A"/>
    <w:rsid w:val="00976ED9"/>
    <w:rsid w:val="009B0C47"/>
    <w:rsid w:val="009B39C6"/>
    <w:rsid w:val="009B3B67"/>
    <w:rsid w:val="009F1E56"/>
    <w:rsid w:val="00A07B39"/>
    <w:rsid w:val="00A122CE"/>
    <w:rsid w:val="00A27AFF"/>
    <w:rsid w:val="00A32880"/>
    <w:rsid w:val="00A3503D"/>
    <w:rsid w:val="00A3517C"/>
    <w:rsid w:val="00A7127F"/>
    <w:rsid w:val="00A81769"/>
    <w:rsid w:val="00A93403"/>
    <w:rsid w:val="00AA30A6"/>
    <w:rsid w:val="00AA49C3"/>
    <w:rsid w:val="00AA7D28"/>
    <w:rsid w:val="00AB2EB7"/>
    <w:rsid w:val="00AB67B9"/>
    <w:rsid w:val="00AC34EF"/>
    <w:rsid w:val="00AC7420"/>
    <w:rsid w:val="00AD23B1"/>
    <w:rsid w:val="00AF6CD8"/>
    <w:rsid w:val="00B124E8"/>
    <w:rsid w:val="00B210B9"/>
    <w:rsid w:val="00B33C53"/>
    <w:rsid w:val="00B76A64"/>
    <w:rsid w:val="00B9220E"/>
    <w:rsid w:val="00BF7353"/>
    <w:rsid w:val="00C107A7"/>
    <w:rsid w:val="00C161AA"/>
    <w:rsid w:val="00C21BFA"/>
    <w:rsid w:val="00C23535"/>
    <w:rsid w:val="00C279E5"/>
    <w:rsid w:val="00C27E5C"/>
    <w:rsid w:val="00C367DD"/>
    <w:rsid w:val="00C4002D"/>
    <w:rsid w:val="00C53214"/>
    <w:rsid w:val="00C65E50"/>
    <w:rsid w:val="00C70D6E"/>
    <w:rsid w:val="00C929D6"/>
    <w:rsid w:val="00CB1773"/>
    <w:rsid w:val="00CC7E03"/>
    <w:rsid w:val="00CD3961"/>
    <w:rsid w:val="00CE4410"/>
    <w:rsid w:val="00CF3625"/>
    <w:rsid w:val="00CF5B9A"/>
    <w:rsid w:val="00D0579D"/>
    <w:rsid w:val="00D257EF"/>
    <w:rsid w:val="00D278C1"/>
    <w:rsid w:val="00D437EC"/>
    <w:rsid w:val="00D5274C"/>
    <w:rsid w:val="00D607EF"/>
    <w:rsid w:val="00D622CD"/>
    <w:rsid w:val="00D91175"/>
    <w:rsid w:val="00D95500"/>
    <w:rsid w:val="00D97F83"/>
    <w:rsid w:val="00DA2A6D"/>
    <w:rsid w:val="00DC4AE2"/>
    <w:rsid w:val="00DF39FC"/>
    <w:rsid w:val="00E07BE2"/>
    <w:rsid w:val="00E842D9"/>
    <w:rsid w:val="00E87AAE"/>
    <w:rsid w:val="00E95936"/>
    <w:rsid w:val="00EC669B"/>
    <w:rsid w:val="00ED3427"/>
    <w:rsid w:val="00ED504C"/>
    <w:rsid w:val="00ED7B14"/>
    <w:rsid w:val="00EE1B59"/>
    <w:rsid w:val="00EE3BF4"/>
    <w:rsid w:val="00EF2821"/>
    <w:rsid w:val="00EF6F1C"/>
    <w:rsid w:val="00F05C85"/>
    <w:rsid w:val="00F06FF3"/>
    <w:rsid w:val="00F23DB3"/>
    <w:rsid w:val="00F26A0C"/>
    <w:rsid w:val="00F3736B"/>
    <w:rsid w:val="00F460A6"/>
    <w:rsid w:val="00F515C5"/>
    <w:rsid w:val="00F803A2"/>
    <w:rsid w:val="00F9264F"/>
    <w:rsid w:val="00F95C45"/>
    <w:rsid w:val="00FC1027"/>
    <w:rsid w:val="00FD06E2"/>
    <w:rsid w:val="00FE4C1E"/>
    <w:rsid w:val="00FE55C2"/>
    <w:rsid w:val="00FF62AB"/>
    <w:rsid w:val="06C98F67"/>
    <w:rsid w:val="1A62C2F1"/>
    <w:rsid w:val="2AC7334E"/>
    <w:rsid w:val="689080ED"/>
    <w:rsid w:val="78649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18DE9"/>
  <w15:chartTrackingRefBased/>
  <w15:docId w15:val="{33D8EBF9-675C-4A63-BB55-6417BD21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034E"/>
    <w:pPr>
      <w:widowControl w:val="0"/>
    </w:pPr>
    <w:rPr>
      <w:sz w:val="24"/>
      <w:lang w:eastAsia="en-US"/>
    </w:rPr>
  </w:style>
  <w:style w:type="paragraph" w:styleId="Heading1">
    <w:name w:val="heading 1"/>
    <w:aliases w:val="Heading 1 new"/>
    <w:basedOn w:val="Normal"/>
    <w:next w:val="Normal"/>
    <w:qFormat/>
    <w:rsid w:val="0037628A"/>
    <w:pPr>
      <w:keepNext/>
      <w:numPr>
        <w:numId w:val="1"/>
      </w:numPr>
      <w:spacing w:before="120" w:after="60" w:line="360" w:lineRule="auto"/>
      <w:jc w:val="both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qFormat/>
    <w:rsid w:val="0037628A"/>
    <w:pPr>
      <w:numPr>
        <w:ilvl w:val="1"/>
      </w:numPr>
      <w:outlineLvl w:val="1"/>
    </w:pPr>
    <w:rPr>
      <w:sz w:val="22"/>
    </w:rPr>
  </w:style>
  <w:style w:type="paragraph" w:styleId="Heading3">
    <w:name w:val="heading 3"/>
    <w:basedOn w:val="Heading1"/>
    <w:next w:val="Normal"/>
    <w:qFormat/>
    <w:rsid w:val="0037628A"/>
    <w:pPr>
      <w:numPr>
        <w:ilvl w:val="2"/>
      </w:numPr>
      <w:outlineLvl w:val="2"/>
    </w:pPr>
    <w:rPr>
      <w:i/>
      <w:sz w:val="20"/>
    </w:rPr>
  </w:style>
  <w:style w:type="paragraph" w:styleId="Heading4">
    <w:name w:val="heading 4"/>
    <w:basedOn w:val="Heading1"/>
    <w:next w:val="Normal"/>
    <w:qFormat/>
    <w:rsid w:val="0037628A"/>
    <w:pPr>
      <w:numPr>
        <w:ilvl w:val="3"/>
      </w:numPr>
      <w:outlineLvl w:val="3"/>
    </w:pPr>
    <w:rPr>
      <w:rFonts w:ascii="Times New Roman" w:hAnsi="Times New Roman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rsid w:val="00FD06E2"/>
    <w:pPr>
      <w:keepLines/>
      <w:spacing w:after="120" w:line="360" w:lineRule="auto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</w:pPr>
    <w:rPr>
      <w:snapToGrid w:val="0"/>
      <w:sz w:val="28"/>
    </w:rPr>
  </w:style>
  <w:style w:type="paragraph" w:styleId="BodyText3">
    <w:name w:val="Body Text 3"/>
    <w:basedOn w:val="Normal"/>
    <w:pPr>
      <w:widowControl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/>
  </w:style>
  <w:style w:type="character" w:styleId="Hyperlink">
    <w:name w:val="Hyperlink"/>
    <w:uiPriority w:val="99"/>
    <w:rsid w:val="005E2817"/>
    <w:rPr>
      <w:color w:val="0000FF"/>
      <w:u w:val="single"/>
    </w:rPr>
  </w:style>
  <w:style w:type="paragraph" w:customStyle="1" w:styleId="StyleHeading3Justified">
    <w:name w:val="Style Heading 3 + Justified"/>
    <w:basedOn w:val="Heading3"/>
    <w:rsid w:val="00A122CE"/>
    <w:rPr>
      <w:b w:val="0"/>
    </w:rPr>
  </w:style>
  <w:style w:type="paragraph" w:customStyle="1" w:styleId="StyleHeading4Justified">
    <w:name w:val="Style Heading 4 + Justified"/>
    <w:basedOn w:val="Heading4"/>
    <w:rsid w:val="00A122CE"/>
  </w:style>
  <w:style w:type="paragraph" w:styleId="Caption">
    <w:name w:val="caption"/>
    <w:basedOn w:val="Normal"/>
    <w:next w:val="Normal"/>
    <w:qFormat/>
    <w:rsid w:val="008846F1"/>
    <w:pPr>
      <w:widowControl/>
      <w:autoSpaceDE w:val="0"/>
      <w:autoSpaceDN w:val="0"/>
      <w:adjustRightInd w:val="0"/>
      <w:spacing w:before="120" w:after="120"/>
      <w:ind w:left="1440" w:firstLine="360"/>
      <w:jc w:val="both"/>
    </w:pPr>
    <w:rPr>
      <w:bCs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F1A4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/>
      <w:b w:val="0"/>
      <w:color w:val="2F5496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FA9BD-26BC-4651-9DC7-BA2DBE653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76</TotalTime>
  <Pages>11</Pages>
  <Words>522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keywords/>
  <dc:description/>
  <cp:lastModifiedBy>Thiện Đặng Phú</cp:lastModifiedBy>
  <cp:revision>160</cp:revision>
  <cp:lastPrinted>2000-10-31T19:37:00Z</cp:lastPrinted>
  <dcterms:created xsi:type="dcterms:W3CDTF">2025-10-31T02:00:00Z</dcterms:created>
  <dcterms:modified xsi:type="dcterms:W3CDTF">2025-11-08T07:50:00Z</dcterms:modified>
</cp:coreProperties>
</file>